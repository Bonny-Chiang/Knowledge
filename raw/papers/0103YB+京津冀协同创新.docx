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3708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36"/>
          <w:szCs w:val="36"/>
        </w:rPr>
      </w:pPr>
      <w:bookmarkStart w:id="0" w:name="OLE_LINK1"/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>京津冀协同创新面临的关键问题及其</w:t>
      </w:r>
      <w:r>
        <w:rPr>
          <w:rFonts w:hint="eastAsia" w:ascii="微软雅黑" w:hAnsi="微软雅黑" w:eastAsia="微软雅黑" w:cs="微软雅黑"/>
          <w:b/>
          <w:bCs/>
          <w:sz w:val="36"/>
          <w:szCs w:val="36"/>
        </w:rPr>
        <w:t>对策建议</w:t>
      </w:r>
    </w:p>
    <w:p w14:paraId="45A3AB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仿宋" w:hAnsi="仿宋" w:eastAsia="仿宋" w:cs="仿宋"/>
          <w:b/>
          <w:bCs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  <w:t>周麟 中国人民大学国家发展与战略研究院研究员、首都发展与战略研究院副院长</w:t>
      </w:r>
    </w:p>
    <w:p w14:paraId="697B46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30"/>
          <w:szCs w:val="30"/>
          <w:lang w:val="en-US" w:eastAsia="zh-CN"/>
        </w:rPr>
      </w:pPr>
    </w:p>
    <w:p w14:paraId="57D599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摘</w:t>
      </w:r>
      <w:r>
        <w:rPr>
          <w:rFonts w:hint="eastAsia" w:ascii="仿宋" w:hAnsi="仿宋" w:eastAsia="仿宋" w:cs="仿宋"/>
          <w:sz w:val="30"/>
          <w:szCs w:val="30"/>
        </w:rPr>
        <w:t>要：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中国人民大学国家发展与战略研究院研究员、首都发展与战略研究院副院长周麟认为，京津冀协同创新是提升区域发展能级的关键支点，但目前仍存在三方面突出问题：一是创新能级分异显著，北京创新规模与质量全国领先，而天津创新动能放缓、河北仍显薄弱；二是区域创新联系松散，北京创新主体与长三角的合作活跃度远高于津冀；三是先进制造业集群的协同深度与发展质量不足。面向“十五五”，建议：加快建设“京津雄石”新质生产力走廊，构建区域创新轴带；建设智能化协同创新治理平台，提升创新资源配置效率；以雄安新区为支点，推动京津冀人才链深度融合，强化创新内生动力</w:t>
      </w:r>
      <w:r>
        <w:rPr>
          <w:rFonts w:hint="eastAsia" w:ascii="仿宋" w:hAnsi="仿宋" w:eastAsia="仿宋" w:cs="仿宋"/>
          <w:sz w:val="30"/>
          <w:szCs w:val="30"/>
        </w:rPr>
        <w:t>。</w:t>
      </w:r>
    </w:p>
    <w:bookmarkEnd w:id="0"/>
    <w:p w14:paraId="7893B9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30"/>
          <w:szCs w:val="30"/>
        </w:rPr>
      </w:pPr>
    </w:p>
    <w:p w14:paraId="639E55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关键词：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京津冀协同创新</w:t>
      </w:r>
      <w:r>
        <w:rPr>
          <w:rFonts w:hint="eastAsia" w:ascii="仿宋" w:hAnsi="仿宋" w:eastAsia="仿宋" w:cs="仿宋"/>
          <w:sz w:val="30"/>
          <w:szCs w:val="30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新质生产力</w:t>
      </w:r>
      <w:r>
        <w:rPr>
          <w:rFonts w:hint="eastAsia" w:ascii="仿宋" w:hAnsi="仿宋" w:eastAsia="仿宋" w:cs="仿宋"/>
          <w:sz w:val="30"/>
          <w:szCs w:val="30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关键问题；</w:t>
      </w:r>
      <w:r>
        <w:rPr>
          <w:rFonts w:hint="eastAsia" w:ascii="仿宋" w:hAnsi="仿宋" w:eastAsia="仿宋" w:cs="仿宋"/>
          <w:sz w:val="30"/>
          <w:szCs w:val="30"/>
        </w:rPr>
        <w:t>对策建议</w:t>
      </w:r>
    </w:p>
    <w:p w14:paraId="63CF9C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30"/>
          <w:szCs w:val="30"/>
        </w:rPr>
      </w:pPr>
    </w:p>
    <w:p w14:paraId="4D31F6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b/>
          <w:bCs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一、京津冀协同创新</w:t>
      </w:r>
      <w:r>
        <w:rPr>
          <w:rFonts w:hint="eastAsia" w:ascii="微软雅黑" w:hAnsi="微软雅黑" w:eastAsia="微软雅黑" w:cs="微软雅黑"/>
          <w:b/>
          <w:bCs/>
          <w:sz w:val="30"/>
          <w:szCs w:val="30"/>
          <w:lang w:val="en-US" w:eastAsia="zh-CN"/>
        </w:rPr>
        <w:t>面临的</w:t>
      </w: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关键问题</w:t>
      </w:r>
    </w:p>
    <w:p w14:paraId="5A604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b/>
          <w:bCs/>
          <w:sz w:val="30"/>
          <w:szCs w:val="30"/>
        </w:rPr>
      </w:pPr>
      <w:r>
        <w:rPr>
          <w:rFonts w:hint="eastAsia" w:ascii="仿宋" w:hAnsi="仿宋" w:eastAsia="仿宋" w:cs="仿宋"/>
          <w:b/>
          <w:bCs/>
          <w:sz w:val="30"/>
          <w:szCs w:val="30"/>
        </w:rPr>
        <w:t>（1）创新能级分异显著，北京创新规模与质量全国领先，而天津创新动能放缓、河北仍显薄弱</w:t>
      </w:r>
    </w:p>
    <w:p w14:paraId="61C0FB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</w:rPr>
        <w:t>近年来，北京作为国家创新中心，创新规模和创新质量持续领先。202</w:t>
      </w:r>
      <w:del w:id="65" w:author="周麟" w:date="2026-01-03T15:52:27Z">
        <w:r>
          <w:rPr>
            <w:rFonts w:hint="default" w:ascii="仿宋" w:hAnsi="仿宋" w:eastAsia="仿宋" w:cs="仿宋"/>
            <w:sz w:val="30"/>
            <w:szCs w:val="30"/>
            <w:lang w:val="en-US"/>
          </w:rPr>
          <w:delText>3</w:delText>
        </w:r>
      </w:del>
      <w:ins w:id="66" w:author="周麟" w:date="2026-01-03T15:52:27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4</w:t>
        </w:r>
      </w:ins>
      <w:r>
        <w:rPr>
          <w:rFonts w:hint="eastAsia" w:ascii="仿宋" w:hAnsi="仿宋" w:eastAsia="仿宋" w:cs="仿宋"/>
          <w:sz w:val="30"/>
          <w:szCs w:val="30"/>
        </w:rPr>
        <w:t>年，北京新增授权发明专利达</w:t>
      </w:r>
      <w:del w:id="67" w:author="周麟" w:date="2026-01-03T15:52:45Z">
        <w:r>
          <w:rPr>
            <w:rFonts w:hint="default" w:ascii="仿宋" w:hAnsi="仿宋" w:eastAsia="仿宋" w:cs="仿宋"/>
            <w:sz w:val="30"/>
            <w:szCs w:val="30"/>
            <w:lang w:val="en-US"/>
          </w:rPr>
          <w:delText>10.79</w:delText>
        </w:r>
      </w:del>
      <w:ins w:id="68" w:author="周麟" w:date="2026-01-03T15:52:45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11</w:t>
        </w:r>
      </w:ins>
      <w:ins w:id="69" w:author="周麟" w:date="2026-01-03T15:52:47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.</w:t>
        </w:r>
      </w:ins>
      <w:ins w:id="70" w:author="周麟" w:date="2026-01-03T15:52:48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9</w:t>
        </w:r>
      </w:ins>
      <w:ins w:id="71" w:author="周麟" w:date="2026-01-03T15:52:49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6</w:t>
        </w:r>
      </w:ins>
      <w:r>
        <w:rPr>
          <w:rFonts w:hint="eastAsia" w:ascii="仿宋" w:hAnsi="仿宋" w:eastAsia="仿宋" w:cs="仿宋"/>
          <w:sz w:val="30"/>
          <w:szCs w:val="30"/>
        </w:rPr>
        <w:t>万件，占京津冀总量的</w:t>
      </w:r>
      <w:del w:id="72" w:author="周麟" w:date="2026-01-03T15:55:33Z">
        <w:r>
          <w:rPr>
            <w:rFonts w:hint="default" w:ascii="仿宋" w:hAnsi="仿宋" w:eastAsia="仿宋" w:cs="仿宋"/>
            <w:sz w:val="30"/>
            <w:szCs w:val="30"/>
            <w:lang w:val="en-US"/>
          </w:rPr>
          <w:delText>79.1</w:delText>
        </w:r>
      </w:del>
      <w:ins w:id="73" w:author="周麟" w:date="2026-01-03T15:55:33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7</w:t>
        </w:r>
      </w:ins>
      <w:ins w:id="74" w:author="周麟" w:date="2026-01-03T15:55:34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8.</w:t>
        </w:r>
      </w:ins>
      <w:ins w:id="75" w:author="周麟" w:date="2026-01-03T15:55:36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4</w:t>
        </w:r>
      </w:ins>
      <w:r>
        <w:rPr>
          <w:rFonts w:hint="eastAsia" w:ascii="仿宋" w:hAnsi="仿宋" w:eastAsia="仿宋" w:cs="仿宋"/>
          <w:sz w:val="30"/>
          <w:szCs w:val="30"/>
        </w:rPr>
        <w:t>%，</w:t>
      </w:r>
      <w:ins w:id="76" w:author="周麟" w:date="2026-01-03T16:03:13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每万人</w:t>
        </w:r>
      </w:ins>
      <w:ins w:id="77" w:author="周麟" w:date="2026-01-03T16:03:16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高价值</w:t>
        </w:r>
      </w:ins>
      <w:ins w:id="78" w:author="周麟" w:date="2026-01-03T16:03:21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发明专利拥有量为</w:t>
        </w:r>
      </w:ins>
      <w:ins w:id="79" w:author="周麟" w:date="2026-01-03T16:03:22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15</w:t>
        </w:r>
      </w:ins>
      <w:ins w:id="80" w:author="周麟" w:date="2026-01-03T16:03:23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9</w:t>
        </w:r>
      </w:ins>
      <w:ins w:id="81" w:author="周麟" w:date="2026-01-03T16:03:24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.8</w:t>
        </w:r>
      </w:ins>
      <w:ins w:id="82" w:author="周麟" w:date="2026-01-03T16:03:25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1</w:t>
        </w:r>
      </w:ins>
      <w:ins w:id="83" w:author="周麟" w:date="2026-01-03T16:03:27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件，</w:t>
        </w:r>
      </w:ins>
      <w:r>
        <w:rPr>
          <w:rFonts w:hint="eastAsia" w:ascii="仿宋" w:hAnsi="仿宋" w:eastAsia="仿宋" w:cs="仿宋"/>
          <w:sz w:val="30"/>
          <w:szCs w:val="30"/>
        </w:rPr>
        <w:t>创新优势显著。相比之下，津冀两地创新能级明显较弱：</w:t>
      </w:r>
      <w:ins w:id="84" w:author="周麟" w:date="2026-01-03T16:03:48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新增</w:t>
        </w:r>
      </w:ins>
      <w:ins w:id="85" w:author="周麟" w:date="2026-01-03T16:04:18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授权专利</w:t>
        </w:r>
      </w:ins>
      <w:ins w:id="86" w:author="周麟" w:date="2026-01-03T16:04:20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分别为</w:t>
        </w:r>
      </w:ins>
      <w:del w:id="87" w:author="周麟" w:date="2026-01-03T16:04:22Z">
        <w:r>
          <w:rPr>
            <w:rFonts w:hint="eastAsia" w:ascii="仿宋" w:hAnsi="仿宋" w:eastAsia="仿宋" w:cs="仿宋"/>
            <w:sz w:val="30"/>
            <w:szCs w:val="30"/>
          </w:rPr>
          <w:delText>天津为</w:delText>
        </w:r>
      </w:del>
      <w:r>
        <w:rPr>
          <w:rFonts w:hint="eastAsia" w:ascii="仿宋" w:hAnsi="仿宋" w:eastAsia="仿宋" w:cs="仿宋"/>
          <w:sz w:val="30"/>
          <w:szCs w:val="30"/>
        </w:rPr>
        <w:t>1.</w:t>
      </w:r>
      <w:ins w:id="88" w:author="周麟" w:date="2026-01-03T16:02:50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50</w:t>
        </w:r>
      </w:ins>
      <w:del w:id="89" w:author="周麟" w:date="2026-01-03T16:02:49Z">
        <w:r>
          <w:rPr>
            <w:rFonts w:hint="eastAsia" w:ascii="仿宋" w:hAnsi="仿宋" w:eastAsia="仿宋" w:cs="仿宋"/>
            <w:sz w:val="30"/>
            <w:szCs w:val="30"/>
          </w:rPr>
          <w:delText>43</w:delText>
        </w:r>
      </w:del>
      <w:ins w:id="90" w:author="周麟" w:date="2026-01-03T16:04:26Z">
        <w:r>
          <w:rPr>
            <w:rFonts w:hint="eastAsia" w:ascii="仿宋" w:hAnsi="仿宋" w:eastAsia="仿宋" w:cs="仿宋"/>
            <w:sz w:val="30"/>
            <w:szCs w:val="30"/>
            <w:lang w:eastAsia="zh-CN"/>
          </w:rPr>
          <w:t>、</w:t>
        </w:r>
      </w:ins>
      <w:del w:id="91" w:author="周麟" w:date="2026-01-03T16:04:26Z">
        <w:r>
          <w:rPr>
            <w:rFonts w:hint="eastAsia" w:ascii="仿宋" w:hAnsi="仿宋" w:eastAsia="仿宋" w:cs="仿宋"/>
            <w:sz w:val="30"/>
            <w:szCs w:val="30"/>
          </w:rPr>
          <w:delText>万件</w:delText>
        </w:r>
      </w:del>
      <w:del w:id="92" w:author="周麟" w:date="2026-01-03T16:04:25Z">
        <w:r>
          <w:rPr>
            <w:rFonts w:hint="eastAsia" w:ascii="仿宋" w:hAnsi="仿宋" w:eastAsia="仿宋" w:cs="仿宋"/>
            <w:sz w:val="30"/>
            <w:szCs w:val="30"/>
          </w:rPr>
          <w:delText>，河北</w:delText>
        </w:r>
      </w:del>
      <w:del w:id="93" w:author="周麟" w:date="2026-01-03T16:04:25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delText>全省</w:delText>
        </w:r>
      </w:del>
      <w:del w:id="94" w:author="周麟" w:date="2026-01-03T16:02:52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delText>仅</w:delText>
        </w:r>
      </w:del>
      <w:del w:id="95" w:author="周麟" w:date="2026-01-03T16:04:25Z">
        <w:r>
          <w:rPr>
            <w:rFonts w:hint="eastAsia" w:ascii="仿宋" w:hAnsi="仿宋" w:eastAsia="仿宋" w:cs="仿宋"/>
            <w:sz w:val="30"/>
            <w:szCs w:val="30"/>
          </w:rPr>
          <w:delText>为</w:delText>
        </w:r>
      </w:del>
      <w:r>
        <w:rPr>
          <w:rFonts w:hint="eastAsia" w:ascii="仿宋" w:hAnsi="仿宋" w:eastAsia="仿宋" w:cs="仿宋"/>
          <w:sz w:val="30"/>
          <w:szCs w:val="30"/>
        </w:rPr>
        <w:t>1.</w:t>
      </w:r>
      <w:ins w:id="96" w:author="周麟" w:date="2026-01-03T16:02:55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80</w:t>
        </w:r>
      </w:ins>
      <w:del w:id="97" w:author="周麟" w:date="2026-01-03T16:02:54Z">
        <w:r>
          <w:rPr>
            <w:rFonts w:hint="eastAsia" w:ascii="仿宋" w:hAnsi="仿宋" w:eastAsia="仿宋" w:cs="仿宋"/>
            <w:sz w:val="30"/>
            <w:szCs w:val="30"/>
          </w:rPr>
          <w:delText>42</w:delText>
        </w:r>
      </w:del>
      <w:r>
        <w:rPr>
          <w:rFonts w:hint="eastAsia" w:ascii="仿宋" w:hAnsi="仿宋" w:eastAsia="仿宋" w:cs="仿宋"/>
          <w:sz w:val="30"/>
          <w:szCs w:val="30"/>
        </w:rPr>
        <w:t>万件</w:t>
      </w:r>
      <w:ins w:id="98" w:author="周麟" w:date="2026-01-03T16:03:38Z">
        <w:r>
          <w:rPr>
            <w:rFonts w:hint="eastAsia" w:ascii="仿宋" w:hAnsi="仿宋" w:eastAsia="仿宋" w:cs="仿宋"/>
            <w:sz w:val="30"/>
            <w:szCs w:val="30"/>
            <w:lang w:eastAsia="zh-CN"/>
          </w:rPr>
          <w:t>，</w:t>
        </w:r>
      </w:ins>
      <w:ins w:id="99" w:author="周麟" w:date="2026-01-03T16:04:32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每万人</w:t>
        </w:r>
      </w:ins>
      <w:ins w:id="100" w:author="周麟" w:date="2026-01-03T16:04:33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高价值</w:t>
        </w:r>
      </w:ins>
      <w:ins w:id="101" w:author="周麟" w:date="2026-01-03T16:04:35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发明专利</w:t>
        </w:r>
      </w:ins>
      <w:ins w:id="102" w:author="周麟" w:date="2026-01-03T16:04:50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拥有量</w:t>
        </w:r>
      </w:ins>
      <w:ins w:id="103" w:author="周麟" w:date="2026-01-03T16:04:52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仅为</w:t>
        </w:r>
      </w:ins>
      <w:ins w:id="104" w:author="周麟" w:date="2026-01-03T16:05:04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21</w:t>
        </w:r>
      </w:ins>
      <w:ins w:id="105" w:author="周麟" w:date="2026-01-03T16:05:05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.</w:t>
        </w:r>
      </w:ins>
      <w:ins w:id="106" w:author="周麟" w:date="2026-01-03T16:05:06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8</w:t>
        </w:r>
      </w:ins>
      <w:ins w:id="107" w:author="周麟" w:date="2026-01-03T16:05:07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0</w:t>
        </w:r>
      </w:ins>
      <w:ins w:id="108" w:author="周麟" w:date="2026-01-03T16:05:08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、</w:t>
        </w:r>
      </w:ins>
      <w:ins w:id="109" w:author="周麟" w:date="2026-01-03T16:05:13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3</w:t>
        </w:r>
      </w:ins>
      <w:ins w:id="110" w:author="周麟" w:date="2026-01-03T16:05:14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.6</w:t>
        </w:r>
      </w:ins>
      <w:ins w:id="111" w:author="周麟" w:date="2026-01-03T16:05:16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1</w:t>
        </w:r>
      </w:ins>
      <w:ins w:id="112" w:author="周麟" w:date="2026-01-03T16:05:19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件</w:t>
        </w:r>
      </w:ins>
      <w:ins w:id="113" w:author="周麟" w:date="2026-01-03T16:05:20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，</w:t>
        </w:r>
      </w:ins>
      <w:ins w:id="114" w:author="周麟" w:date="2026-01-03T16:05:22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仅为</w:t>
        </w:r>
      </w:ins>
      <w:ins w:id="115" w:author="周麟" w:date="2026-01-03T16:05:23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北京</w:t>
        </w:r>
      </w:ins>
      <w:ins w:id="116" w:author="周麟" w:date="2026-01-03T16:05:24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的</w:t>
        </w:r>
      </w:ins>
      <w:ins w:id="117" w:author="周麟" w:date="2026-01-03T16:05:46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1</w:t>
        </w:r>
      </w:ins>
      <w:ins w:id="118" w:author="周麟" w:date="2026-01-03T16:05:47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3.6</w:t>
        </w:r>
      </w:ins>
      <w:ins w:id="119" w:author="周麟" w:date="2026-01-03T16:05:48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4</w:t>
        </w:r>
      </w:ins>
      <w:ins w:id="120" w:author="周麟" w:date="2026-01-03T16:05:50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％、</w:t>
        </w:r>
      </w:ins>
      <w:ins w:id="121" w:author="周麟" w:date="2026-01-03T16:06:09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2.</w:t>
        </w:r>
      </w:ins>
      <w:ins w:id="122" w:author="周麟" w:date="2026-01-03T16:06:10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26</w:t>
        </w:r>
      </w:ins>
      <w:ins w:id="123" w:author="周麟" w:date="2026-01-03T16:06:12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％</w:t>
        </w:r>
      </w:ins>
      <w:ins w:id="124" w:author="周麟" w:date="2026-01-03T17:30:33Z">
        <w:r>
          <w:rPr>
            <w:rStyle w:val="7"/>
            <w:rFonts w:hint="eastAsia" w:ascii="仿宋" w:hAnsi="仿宋" w:eastAsia="仿宋" w:cs="仿宋"/>
            <w:sz w:val="30"/>
            <w:szCs w:val="30"/>
            <w:lang w:val="en-US" w:eastAsia="zh-CN"/>
          </w:rPr>
          <w:footnoteReference w:id="0"/>
        </w:r>
      </w:ins>
      <w:del w:id="125" w:author="周麟" w:date="2026-01-03T16:03:37Z">
        <w:r>
          <w:rPr>
            <w:rFonts w:hint="eastAsia" w:ascii="仿宋" w:hAnsi="仿宋" w:eastAsia="仿宋" w:cs="仿宋"/>
            <w:sz w:val="30"/>
            <w:szCs w:val="30"/>
          </w:rPr>
          <w:delText>，分别仅占京津冀总量的</w:delText>
        </w:r>
      </w:del>
      <w:del w:id="126" w:author="周麟" w:date="2026-01-03T16:03:36Z">
        <w:r>
          <w:rPr>
            <w:rFonts w:hint="eastAsia" w:ascii="仿宋" w:hAnsi="仿宋" w:eastAsia="仿宋" w:cs="仿宋"/>
            <w:sz w:val="30"/>
            <w:szCs w:val="30"/>
          </w:rPr>
          <w:delText>10.5%和1</w:delText>
        </w:r>
      </w:del>
      <w:del w:id="127" w:author="周麟" w:date="2026-01-03T16:03:35Z">
        <w:r>
          <w:rPr>
            <w:rFonts w:hint="eastAsia" w:ascii="仿宋" w:hAnsi="仿宋" w:eastAsia="仿宋" w:cs="仿宋"/>
            <w:sz w:val="30"/>
            <w:szCs w:val="30"/>
          </w:rPr>
          <w:delText>0.4%</w:delText>
        </w:r>
      </w:del>
      <w:r>
        <w:rPr>
          <w:rFonts w:hint="eastAsia" w:ascii="仿宋" w:hAnsi="仿宋" w:eastAsia="仿宋" w:cs="仿宋"/>
          <w:sz w:val="30"/>
          <w:szCs w:val="30"/>
        </w:rPr>
        <w:t>。</w:t>
      </w:r>
      <w:del w:id="128" w:author="周麟" w:date="2026-01-03T16:18:00Z">
        <w:r>
          <w:rPr>
            <w:rFonts w:hint="eastAsia" w:ascii="仿宋" w:hAnsi="仿宋" w:eastAsia="仿宋" w:cs="仿宋"/>
            <w:sz w:val="30"/>
            <w:szCs w:val="30"/>
          </w:rPr>
          <w:delText>天津的创新排名已跌出全国前15，石家庄和保定为河北创新产出最高的城市，但其创新规模和质量仍远低于京津，区域创新“沟壑”明显。</w:delText>
        </w:r>
      </w:del>
      <w:del w:id="129" w:author="周麟" w:date="2026-01-03T16:02:31Z">
        <w:r>
          <w:rPr>
            <w:rFonts w:hint="default" w:ascii="仿宋" w:hAnsi="仿宋" w:eastAsia="仿宋" w:cs="仿宋"/>
            <w:sz w:val="30"/>
            <w:szCs w:val="30"/>
            <w:lang w:val="en-US"/>
          </w:rPr>
          <w:delText>此外，2023年河北研发投入强度为2.08%，低于全国平均水平（2.65%），仅为北京的约三分之一。</w:delText>
        </w:r>
      </w:del>
    </w:p>
    <w:p w14:paraId="6ABC41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对比长三角和珠三角，京津冀创新格局分化更为突出。202</w:t>
      </w:r>
      <w:del w:id="130" w:author="周麟" w:date="2026-01-03T16:08:47Z">
        <w:r>
          <w:rPr>
            <w:rFonts w:hint="default" w:ascii="仿宋" w:hAnsi="仿宋" w:eastAsia="仿宋" w:cs="仿宋"/>
            <w:sz w:val="30"/>
            <w:szCs w:val="30"/>
            <w:lang w:val="en-US"/>
          </w:rPr>
          <w:delText>3</w:delText>
        </w:r>
      </w:del>
      <w:ins w:id="131" w:author="周麟" w:date="2026-01-03T16:08:47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4</w:t>
        </w:r>
      </w:ins>
      <w:r>
        <w:rPr>
          <w:rFonts w:hint="eastAsia" w:ascii="仿宋" w:hAnsi="仿宋" w:eastAsia="仿宋" w:cs="仿宋"/>
          <w:sz w:val="30"/>
          <w:szCs w:val="30"/>
        </w:rPr>
        <w:t>年，长三角有</w:t>
      </w:r>
      <w:del w:id="132" w:author="周麟" w:date="2026-01-03T16:19:40Z">
        <w:r>
          <w:rPr>
            <w:rFonts w:hint="default" w:ascii="仿宋" w:hAnsi="仿宋" w:eastAsia="仿宋" w:cs="仿宋"/>
            <w:sz w:val="30"/>
            <w:szCs w:val="30"/>
            <w:lang w:val="en-US"/>
          </w:rPr>
          <w:delText>8</w:delText>
        </w:r>
      </w:del>
      <w:ins w:id="133" w:author="周麟" w:date="2026-01-03T16:19:40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7</w:t>
        </w:r>
      </w:ins>
      <w:r>
        <w:rPr>
          <w:rFonts w:hint="eastAsia" w:ascii="仿宋" w:hAnsi="仿宋" w:eastAsia="仿宋" w:cs="仿宋"/>
          <w:sz w:val="30"/>
          <w:szCs w:val="30"/>
        </w:rPr>
        <w:t>座城市进入全国发明专利授权量前20，珠三角有</w:t>
      </w:r>
      <w:del w:id="134" w:author="周麟" w:date="2026-01-03T16:22:40Z">
        <w:r>
          <w:rPr>
            <w:rFonts w:hint="default" w:ascii="仿宋" w:hAnsi="仿宋" w:eastAsia="仿宋" w:cs="仿宋"/>
            <w:sz w:val="30"/>
            <w:szCs w:val="30"/>
            <w:lang w:val="en-US"/>
          </w:rPr>
          <w:delText>5</w:delText>
        </w:r>
      </w:del>
      <w:ins w:id="135" w:author="周麟" w:date="2026-01-03T16:22:40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4</w:t>
        </w:r>
      </w:ins>
      <w:r>
        <w:rPr>
          <w:rFonts w:hint="eastAsia" w:ascii="仿宋" w:hAnsi="仿宋" w:eastAsia="仿宋" w:cs="仿宋"/>
          <w:sz w:val="30"/>
          <w:szCs w:val="30"/>
        </w:rPr>
        <w:t>座，而京津冀仅有北京和天津入围，区域内部创新协同格局尚未形成</w:t>
      </w:r>
      <w:ins w:id="136" w:author="周麟" w:date="2026-01-03T17:31:28Z">
        <w:r>
          <w:rPr>
            <w:rStyle w:val="7"/>
            <w:rFonts w:hint="eastAsia" w:ascii="仿宋" w:hAnsi="仿宋" w:eastAsia="仿宋" w:cs="仿宋"/>
            <w:sz w:val="30"/>
            <w:szCs w:val="30"/>
          </w:rPr>
          <w:footnoteReference w:id="1"/>
        </w:r>
      </w:ins>
      <w:r>
        <w:rPr>
          <w:rFonts w:hint="eastAsia" w:ascii="仿宋" w:hAnsi="仿宋" w:eastAsia="仿宋" w:cs="仿宋"/>
          <w:sz w:val="30"/>
          <w:szCs w:val="30"/>
        </w:rPr>
        <w:t>。</w:t>
      </w:r>
    </w:p>
    <w:p w14:paraId="5BFAB1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b/>
          <w:bCs/>
          <w:sz w:val="30"/>
          <w:szCs w:val="30"/>
        </w:rPr>
      </w:pPr>
      <w:r>
        <w:rPr>
          <w:rFonts w:hint="eastAsia" w:ascii="仿宋" w:hAnsi="仿宋" w:eastAsia="仿宋" w:cs="仿宋"/>
          <w:b/>
          <w:bCs/>
          <w:sz w:val="30"/>
          <w:szCs w:val="30"/>
        </w:rPr>
        <w:t>（2）区域创新联系松散，北京创新主体与长三角的合作活跃度远高于津冀</w:t>
      </w:r>
    </w:p>
    <w:p w14:paraId="7FF3F1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通过城市间发明专利合作关系分析发现，202</w:t>
      </w:r>
      <w:del w:id="137" w:author="周麟" w:date="2026-01-03T16:24:44Z">
        <w:r>
          <w:rPr>
            <w:rFonts w:hint="default" w:ascii="仿宋" w:hAnsi="仿宋" w:eastAsia="仿宋" w:cs="仿宋"/>
            <w:sz w:val="30"/>
            <w:szCs w:val="30"/>
            <w:lang w:val="en-US"/>
          </w:rPr>
          <w:delText>3</w:delText>
        </w:r>
      </w:del>
      <w:ins w:id="138" w:author="周麟" w:date="2026-01-03T16:24:44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4</w:t>
        </w:r>
      </w:ins>
      <w:r>
        <w:rPr>
          <w:rFonts w:hint="eastAsia" w:ascii="仿宋" w:hAnsi="仿宋" w:eastAsia="仿宋" w:cs="仿宋"/>
          <w:sz w:val="30"/>
          <w:szCs w:val="30"/>
        </w:rPr>
        <w:t>年仅有2</w:t>
      </w:r>
      <w:ins w:id="139" w:author="周麟" w:date="2026-01-03T16:24:59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1</w:t>
        </w:r>
      </w:ins>
      <w:del w:id="140" w:author="周麟" w:date="2026-01-03T16:24:59Z">
        <w:r>
          <w:rPr>
            <w:rFonts w:hint="eastAsia" w:ascii="仿宋" w:hAnsi="仿宋" w:eastAsia="仿宋" w:cs="仿宋"/>
            <w:sz w:val="30"/>
            <w:szCs w:val="30"/>
          </w:rPr>
          <w:delText>0</w:delText>
        </w:r>
      </w:del>
      <w:r>
        <w:rPr>
          <w:rFonts w:hint="eastAsia" w:ascii="仿宋" w:hAnsi="仿宋" w:eastAsia="仿宋" w:cs="仿宋"/>
          <w:sz w:val="30"/>
          <w:szCs w:val="30"/>
        </w:rPr>
        <w:t>.</w:t>
      </w:r>
      <w:ins w:id="141" w:author="周麟" w:date="2026-01-03T16:25:00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2</w:t>
        </w:r>
      </w:ins>
      <w:del w:id="142" w:author="周麟" w:date="2026-01-03T16:25:00Z">
        <w:r>
          <w:rPr>
            <w:rFonts w:hint="eastAsia" w:ascii="仿宋" w:hAnsi="仿宋" w:eastAsia="仿宋" w:cs="仿宋"/>
            <w:sz w:val="30"/>
            <w:szCs w:val="30"/>
          </w:rPr>
          <w:delText>4</w:delText>
        </w:r>
      </w:del>
      <w:r>
        <w:rPr>
          <w:rFonts w:hint="eastAsia" w:ascii="仿宋" w:hAnsi="仿宋" w:eastAsia="仿宋" w:cs="仿宋"/>
          <w:sz w:val="30"/>
          <w:szCs w:val="30"/>
        </w:rPr>
        <w:t>%的京津冀创新主体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（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主要是北京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）</w:t>
      </w:r>
      <w:r>
        <w:rPr>
          <w:rFonts w:hint="eastAsia" w:ascii="仿宋" w:hAnsi="仿宋" w:eastAsia="仿宋" w:cs="仿宋"/>
          <w:sz w:val="30"/>
          <w:szCs w:val="30"/>
        </w:rPr>
        <w:t>选择与区域内主体合作，</w:t>
      </w:r>
      <w:ins w:id="143" w:author="周麟" w:date="2026-01-03T16:25:05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7</w:t>
        </w:r>
      </w:ins>
      <w:ins w:id="144" w:author="周麟" w:date="2026-01-03T16:25:06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8</w:t>
        </w:r>
      </w:ins>
      <w:ins w:id="145" w:author="周麟" w:date="2026-01-03T16:25:08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.</w:t>
        </w:r>
      </w:ins>
      <w:ins w:id="146" w:author="周麟" w:date="2026-01-03T16:25:09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8</w:t>
        </w:r>
      </w:ins>
      <w:del w:id="147" w:author="周麟" w:date="2026-01-03T16:25:03Z">
        <w:r>
          <w:rPr>
            <w:rFonts w:hint="eastAsia" w:ascii="仿宋" w:hAnsi="仿宋" w:eastAsia="仿宋" w:cs="仿宋"/>
            <w:sz w:val="30"/>
            <w:szCs w:val="30"/>
          </w:rPr>
          <w:delText>80</w:delText>
        </w:r>
      </w:del>
      <w:r>
        <w:rPr>
          <w:rFonts w:hint="eastAsia" w:ascii="仿宋" w:hAnsi="仿宋" w:eastAsia="仿宋" w:cs="仿宋"/>
          <w:sz w:val="30"/>
          <w:szCs w:val="30"/>
        </w:rPr>
        <w:t>%以上仍寻求区域外合作，其中</w:t>
      </w:r>
      <w:del w:id="148" w:author="周麟" w:date="2026-01-03T16:25:14Z">
        <w:r>
          <w:rPr>
            <w:rFonts w:hint="default" w:ascii="仿宋" w:hAnsi="仿宋" w:eastAsia="仿宋" w:cs="仿宋"/>
            <w:sz w:val="30"/>
            <w:szCs w:val="30"/>
            <w:lang w:val="en-US"/>
          </w:rPr>
          <w:delText>31.2%</w:delText>
        </w:r>
      </w:del>
      <w:ins w:id="149" w:author="周麟" w:date="2026-01-03T16:25:27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超过</w:t>
        </w:r>
      </w:ins>
      <w:ins w:id="150" w:author="周麟" w:date="2026-01-03T16:25:28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30</w:t>
        </w:r>
      </w:ins>
      <w:ins w:id="151" w:author="周麟" w:date="2026-01-03T16:25:31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％</w:t>
        </w:r>
      </w:ins>
      <w:r>
        <w:rPr>
          <w:rFonts w:hint="eastAsia" w:ascii="仿宋" w:hAnsi="仿宋" w:eastAsia="仿宋" w:cs="仿宋"/>
          <w:sz w:val="30"/>
          <w:szCs w:val="30"/>
        </w:rPr>
        <w:t>选择与长三角合作。值得注意的是，这一比例自2006年以来变化不大，长三角长期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是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北京</w:t>
      </w:r>
      <w:r>
        <w:rPr>
          <w:rFonts w:hint="eastAsia" w:ascii="仿宋" w:hAnsi="仿宋" w:eastAsia="仿宋" w:cs="仿宋"/>
          <w:sz w:val="30"/>
          <w:szCs w:val="30"/>
        </w:rPr>
        <w:t>创新合作的首选地</w:t>
      </w:r>
      <w:del w:id="152" w:author="周麟" w:date="2026-01-03T16:41:04Z">
        <w:r>
          <w:rPr>
            <w:rFonts w:hint="eastAsia" w:ascii="仿宋" w:hAnsi="仿宋" w:eastAsia="仿宋" w:cs="仿宋"/>
            <w:sz w:val="30"/>
            <w:szCs w:val="30"/>
          </w:rPr>
          <w:delText>。</w:delText>
        </w:r>
      </w:del>
      <w:del w:id="153" w:author="周麟" w:date="2026-01-03T16:41:02Z">
        <w:r>
          <w:rPr>
            <w:rFonts w:hint="eastAsia" w:ascii="仿宋" w:hAnsi="仿宋" w:eastAsia="仿宋" w:cs="仿宋"/>
            <w:sz w:val="30"/>
            <w:szCs w:val="30"/>
          </w:rPr>
          <w:delText>结合高新技术企业迁移数据，2023年，全国82.2%的高新技术企业迁移目的地为江苏省，进一步印证了这一“舍近求远”的趋势</w:delText>
        </w:r>
      </w:del>
      <w:r>
        <w:rPr>
          <w:rFonts w:hint="eastAsia" w:ascii="仿宋" w:hAnsi="仿宋" w:eastAsia="仿宋" w:cs="仿宋"/>
          <w:sz w:val="30"/>
          <w:szCs w:val="30"/>
        </w:rPr>
        <w:t>。</w:t>
      </w:r>
      <w:ins w:id="154" w:author="周麟" w:date="2026-01-03T17:32:03Z">
        <w:r>
          <w:rPr>
            <w:rStyle w:val="7"/>
            <w:rFonts w:hint="eastAsia" w:ascii="仿宋" w:hAnsi="仿宋" w:eastAsia="仿宋" w:cs="仿宋"/>
            <w:sz w:val="30"/>
            <w:szCs w:val="30"/>
          </w:rPr>
          <w:footnoteReference w:id="2"/>
        </w:r>
      </w:ins>
    </w:p>
    <w:p w14:paraId="43336B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ins w:id="155" w:author="周麟" w:date="2026-01-03T16:41:15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进一步的，</w:t>
        </w:r>
      </w:ins>
      <w:r>
        <w:rPr>
          <w:rFonts w:hint="eastAsia" w:ascii="仿宋" w:hAnsi="仿宋" w:eastAsia="仿宋" w:cs="仿宋"/>
          <w:sz w:val="30"/>
          <w:szCs w:val="30"/>
        </w:rPr>
        <w:t>北京作为技术输出大市，2024年技术合同成交额达7947.5亿元，但输出至津冀的占比仅为4.5%，较2020年下降3.1个百分点。中关村企业在河北设立分支机构数量虽多，但真正具备核心创新能力的企业落地率不足30%，部分企业因产业配套、人才资源、政策对接等问题回流北京</w:t>
      </w:r>
      <w:ins w:id="156" w:author="周麟" w:date="2026-01-03T17:32:27Z">
        <w:r>
          <w:rPr>
            <w:rStyle w:val="7"/>
            <w:rFonts w:hint="eastAsia" w:ascii="仿宋" w:hAnsi="仿宋" w:eastAsia="仿宋" w:cs="仿宋"/>
            <w:sz w:val="30"/>
            <w:szCs w:val="30"/>
          </w:rPr>
          <w:footnoteReference w:id="3"/>
        </w:r>
      </w:ins>
      <w:r>
        <w:rPr>
          <w:rFonts w:hint="eastAsia" w:ascii="仿宋" w:hAnsi="仿宋" w:eastAsia="仿宋" w:cs="仿宋"/>
          <w:sz w:val="30"/>
          <w:szCs w:val="30"/>
        </w:rPr>
        <w:t>。调研显示，北京创新主体难以在津冀匹配到合适的技术和人才资源，缺乏“创新小同行”成为合作意愿低的主要原因。</w:t>
      </w:r>
    </w:p>
    <w:p w14:paraId="6849ED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b/>
          <w:bCs/>
          <w:sz w:val="30"/>
          <w:szCs w:val="30"/>
        </w:rPr>
      </w:pPr>
      <w:r>
        <w:rPr>
          <w:rFonts w:hint="eastAsia" w:ascii="仿宋" w:hAnsi="仿宋" w:eastAsia="仿宋" w:cs="仿宋"/>
          <w:b/>
          <w:bCs/>
          <w:sz w:val="30"/>
          <w:szCs w:val="30"/>
        </w:rPr>
        <w:t>（3）先进制造业集群的协同深度与发展质量不足</w:t>
      </w:r>
    </w:p>
    <w:p w14:paraId="1470E8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先进制造业是高水平科技自立自强的重要体现。根据最新数据，京津冀地区已拥有7个国家先进制造业集群，覆盖集成电路、智能网联新能源汽车、人工智能、生命健康等关键领域。其中，5个集群为三地联合共建，标志着区域产业协同进入新阶段。</w:t>
      </w:r>
    </w:p>
    <w:p w14:paraId="2D141C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default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</w:rPr>
        <w:t>然而，与国内领先区域相比，京津冀在集群的协同深度与发展质量上仍有差距。长三角目前已创建26个国家级先进制造业集群，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珠三角</w:t>
      </w:r>
      <w:r>
        <w:rPr>
          <w:rFonts w:hint="eastAsia" w:ascii="仿宋" w:hAnsi="仿宋" w:eastAsia="仿宋" w:cs="仿宋"/>
          <w:sz w:val="30"/>
          <w:szCs w:val="30"/>
        </w:rPr>
        <w:t>则培育了8个。特别是在跨区域协同方面，京津冀的集群虽已建立共建机制，但在构建紧密的产业链协作网络和提升整体竞争力方面，仍需进一步努力。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例如：在安国调研中医药产业时发现，政府和重点企业均认为来自北京的产业外溢并不明显，甚至有时还面临被抢资源的困境。</w:t>
      </w:r>
      <w:ins w:id="157" w:author="周麟" w:date="2026-01-03T16:48:13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在</w:t>
        </w:r>
      </w:ins>
      <w:ins w:id="158" w:author="周麟" w:date="2026-01-03T16:48:14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张北</w:t>
        </w:r>
      </w:ins>
      <w:ins w:id="159" w:author="周麟" w:date="2026-01-03T16:48:21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调研</w:t>
        </w:r>
      </w:ins>
      <w:ins w:id="160" w:author="周麟" w:date="2026-01-03T16:48:24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风光储输</w:t>
        </w:r>
      </w:ins>
      <w:ins w:id="161" w:author="周麟" w:date="2026-01-03T16:48:26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产业</w:t>
        </w:r>
      </w:ins>
      <w:ins w:id="162" w:author="周麟" w:date="2026-01-03T16:48:27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时</w:t>
        </w:r>
      </w:ins>
      <w:ins w:id="163" w:author="周麟" w:date="2026-01-03T16:48:28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发现，</w:t>
        </w:r>
      </w:ins>
      <w:ins w:id="164" w:author="周麟" w:date="2026-01-03T16:48:33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本地</w:t>
        </w:r>
      </w:ins>
      <w:ins w:id="165" w:author="周麟" w:date="2026-01-03T16:50:06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制造业</w:t>
        </w:r>
      </w:ins>
      <w:ins w:id="166" w:author="周麟" w:date="2026-01-03T16:48:33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企业与</w:t>
        </w:r>
      </w:ins>
      <w:ins w:id="167" w:author="周麟" w:date="2026-01-03T16:49:00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冀北电网、</w:t>
        </w:r>
      </w:ins>
      <w:ins w:id="168" w:author="周麟" w:date="2026-01-03T16:49:09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国网能源</w:t>
        </w:r>
      </w:ins>
      <w:ins w:id="169" w:author="周麟" w:date="2026-01-03T16:49:10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等</w:t>
        </w:r>
      </w:ins>
      <w:ins w:id="170" w:author="周麟" w:date="2026-01-03T16:49:20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“</w:t>
        </w:r>
      </w:ins>
      <w:ins w:id="171" w:author="周麟" w:date="2026-01-03T16:49:25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京</w:t>
        </w:r>
      </w:ins>
      <w:ins w:id="172" w:author="周麟" w:date="2026-01-03T16:49:20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”</w:t>
        </w:r>
      </w:ins>
      <w:ins w:id="173" w:author="周麟" w:date="2026-01-03T16:49:28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字号企业</w:t>
        </w:r>
      </w:ins>
      <w:ins w:id="174" w:author="周麟" w:date="2026-01-03T16:49:32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基本</w:t>
        </w:r>
      </w:ins>
      <w:ins w:id="175" w:author="周麟" w:date="2026-01-03T16:49:33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没有</w:t>
        </w:r>
      </w:ins>
      <w:ins w:id="176" w:author="周麟" w:date="2026-01-03T16:49:35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产业</w:t>
        </w:r>
      </w:ins>
      <w:ins w:id="177" w:author="周麟" w:date="2026-01-03T16:49:36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链</w:t>
        </w:r>
      </w:ins>
      <w:ins w:id="178" w:author="周麟" w:date="2026-01-03T16:49:38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上下游联系，</w:t>
        </w:r>
      </w:ins>
      <w:ins w:id="179" w:author="周麟" w:date="2026-01-03T16:49:41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这进一步</w:t>
        </w:r>
      </w:ins>
      <w:ins w:id="180" w:author="周麟" w:date="2026-01-03T16:49:43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制约了</w:t>
        </w:r>
      </w:ins>
      <w:ins w:id="181" w:author="周麟" w:date="2026-01-03T16:49:47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区域</w:t>
        </w:r>
      </w:ins>
      <w:ins w:id="182" w:author="周麟" w:date="2026-01-03T16:49:48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产业集群</w:t>
        </w:r>
      </w:ins>
      <w:ins w:id="183" w:author="周麟" w:date="2026-01-03T16:49:49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的</w:t>
        </w:r>
      </w:ins>
      <w:ins w:id="184" w:author="周麟" w:date="2026-01-03T16:49:52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提质升级。</w:t>
        </w:r>
      </w:ins>
    </w:p>
    <w:p w14:paraId="24D17F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00" w:firstLineChars="200"/>
        <w:jc w:val="left"/>
        <w:textAlignment w:val="auto"/>
        <w:rPr>
          <w:rFonts w:hint="eastAsia" w:ascii="仿宋" w:hAnsi="仿宋" w:eastAsia="仿宋" w:cs="仿宋"/>
          <w:sz w:val="30"/>
          <w:szCs w:val="30"/>
        </w:rPr>
        <w:pPrChange w:id="185" w:author="周麟" w:date="2026-01-03T17:00:16Z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600" w:firstLineChars="200"/>
            <w:textAlignment w:val="auto"/>
          </w:pPr>
        </w:pPrChange>
      </w:pPr>
      <w:del w:id="186" w:author="周麟" w:date="2026-01-03T17:12:07Z">
        <w:r>
          <w:rPr>
            <w:rFonts w:hint="default" w:ascii="仿宋" w:hAnsi="仿宋" w:eastAsia="仿宋" w:cs="仿宋"/>
            <w:sz w:val="30"/>
            <w:szCs w:val="30"/>
            <w:lang w:val="en-US"/>
          </w:rPr>
          <w:delText>从人力资本结构看</w:delText>
        </w:r>
      </w:del>
      <w:ins w:id="187" w:author="周麟" w:date="2026-01-03T17:12:08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进一步的，</w:t>
        </w:r>
      </w:ins>
      <w:ins w:id="188" w:author="周麟" w:date="2026-01-03T17:12:09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天津</w:t>
        </w:r>
      </w:ins>
      <w:ins w:id="189" w:author="周麟" w:date="2026-01-03T17:20:33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，作为</w:t>
        </w:r>
      </w:ins>
      <w:ins w:id="190" w:author="周麟" w:date="2026-01-03T17:20:34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制造业</w:t>
        </w:r>
      </w:ins>
      <w:ins w:id="191" w:author="周麟" w:date="2026-01-03T17:20:36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重镇，</w:t>
        </w:r>
      </w:ins>
      <w:ins w:id="192" w:author="周麟" w:date="2026-01-03T17:20:38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其</w:t>
        </w:r>
      </w:ins>
      <w:ins w:id="193" w:author="周麟" w:date="2026-01-03T17:12:12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人力资本结构</w:t>
        </w:r>
      </w:ins>
      <w:ins w:id="194" w:author="周麟" w:date="2026-01-03T17:12:20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，</w:t>
        </w:r>
      </w:ins>
      <w:ins w:id="195" w:author="周麟" w:date="2026-01-03T17:12:21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特别是</w:t>
        </w:r>
      </w:ins>
      <w:ins w:id="196" w:author="周麟" w:date="2026-01-03T17:12:22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制造业</w:t>
        </w:r>
      </w:ins>
      <w:ins w:id="197" w:author="周麟" w:date="2026-01-03T17:12:23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人口</w:t>
        </w:r>
      </w:ins>
      <w:ins w:id="198" w:author="周麟" w:date="2026-01-03T17:12:25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结构</w:t>
        </w:r>
      </w:ins>
      <w:ins w:id="199" w:author="周麟" w:date="2026-01-03T17:12:15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失衡</w:t>
        </w:r>
      </w:ins>
      <w:ins w:id="200" w:author="周麟" w:date="2026-01-03T17:12:16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问题</w:t>
        </w:r>
      </w:ins>
      <w:ins w:id="201" w:author="周麟" w:date="2026-01-03T17:12:28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值得关注</w:t>
        </w:r>
      </w:ins>
      <w:ins w:id="202" w:author="周麟" w:date="2026-01-03T17:12:32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。</w:t>
        </w:r>
      </w:ins>
      <w:del w:id="203" w:author="周麟" w:date="2026-01-03T17:12:30Z">
        <w:r>
          <w:rPr>
            <w:rFonts w:hint="eastAsia" w:ascii="仿宋" w:hAnsi="仿宋" w:eastAsia="仿宋" w:cs="仿宋"/>
            <w:sz w:val="30"/>
            <w:szCs w:val="30"/>
          </w:rPr>
          <w:delText>，</w:delText>
        </w:r>
      </w:del>
      <w:ins w:id="204" w:author="周麟" w:date="2026-01-03T16:50:31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根据</w:t>
        </w:r>
      </w:ins>
      <w:ins w:id="205" w:author="周麟" w:date="2026-01-03T16:50:33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测算</w:t>
        </w:r>
      </w:ins>
      <w:ins w:id="206" w:author="周麟" w:date="2026-01-03T16:50:34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，</w:t>
        </w:r>
      </w:ins>
      <w:r>
        <w:rPr>
          <w:rFonts w:hint="eastAsia" w:ascii="仿宋" w:hAnsi="仿宋" w:eastAsia="仿宋" w:cs="仿宋"/>
          <w:sz w:val="30"/>
          <w:szCs w:val="30"/>
        </w:rPr>
        <w:t>天津</w:t>
      </w:r>
      <w:ins w:id="207" w:author="周麟" w:date="2026-01-03T17:12:43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是</w:t>
        </w:r>
      </w:ins>
      <w:ins w:id="208" w:author="周麟" w:date="2026-01-03T17:13:36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极</w:t>
        </w:r>
      </w:ins>
      <w:ins w:id="209" w:author="周麟" w:date="2026-01-03T17:12:48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少数</w:t>
        </w:r>
      </w:ins>
      <w:ins w:id="210" w:author="周麟" w:date="2026-01-03T17:13:01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在2</w:t>
        </w:r>
      </w:ins>
      <w:ins w:id="211" w:author="周麟" w:date="2026-01-03T17:13:02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0</w:t>
        </w:r>
      </w:ins>
      <w:ins w:id="212" w:author="周麟" w:date="2026-01-03T17:13:03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1</w:t>
        </w:r>
      </w:ins>
      <w:ins w:id="213" w:author="周麟" w:date="2026-01-03T17:13:04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0-2020</w:t>
        </w:r>
      </w:ins>
      <w:ins w:id="214" w:author="周麟" w:date="2026-01-03T17:13:05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年</w:t>
        </w:r>
      </w:ins>
      <w:ins w:id="215" w:author="周麟" w:date="2026-01-03T17:13:06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间出现</w:t>
        </w:r>
      </w:ins>
      <w:ins w:id="216" w:author="周麟" w:date="2026-01-03T17:13:08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制造业</w:t>
        </w:r>
      </w:ins>
      <w:ins w:id="217" w:author="周麟" w:date="2026-01-03T17:13:09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人口</w:t>
        </w:r>
      </w:ins>
      <w:ins w:id="218" w:author="周麟" w:date="2026-01-03T17:13:14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和</w:t>
        </w:r>
      </w:ins>
      <w:ins w:id="219" w:author="周麟" w:date="2026-01-03T17:13:17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高技能人才</w:t>
        </w:r>
      </w:ins>
      <w:ins w:id="220" w:author="周麟" w:date="2026-01-03T17:13:20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占</w:t>
        </w:r>
      </w:ins>
      <w:ins w:id="221" w:author="周麟" w:date="2026-01-03T17:13:21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就业</w:t>
        </w:r>
      </w:ins>
      <w:ins w:id="222" w:author="周麟" w:date="2026-01-03T17:13:22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人口</w:t>
        </w:r>
      </w:ins>
      <w:ins w:id="223" w:author="周麟" w:date="2026-01-03T17:13:23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比重</w:t>
        </w:r>
      </w:ins>
      <w:ins w:id="224" w:author="周麟" w:date="2026-01-03T17:13:27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双下降的</w:t>
        </w:r>
      </w:ins>
      <w:ins w:id="225" w:author="周麟" w:date="2026-01-03T17:14:03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副省级</w:t>
        </w:r>
      </w:ins>
      <w:ins w:id="226" w:author="周麟" w:date="2026-01-03T17:14:04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及</w:t>
        </w:r>
      </w:ins>
      <w:ins w:id="227" w:author="周麟" w:date="2026-01-03T17:14:06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以上</w:t>
        </w:r>
      </w:ins>
      <w:ins w:id="228" w:author="周麟" w:date="2026-01-03T17:14:07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层级</w:t>
        </w:r>
      </w:ins>
      <w:ins w:id="229" w:author="周麟" w:date="2026-01-03T17:14:08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城市</w:t>
        </w:r>
      </w:ins>
      <w:ins w:id="230" w:author="周麟" w:date="2026-01-03T17:14:09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之一，</w:t>
        </w:r>
      </w:ins>
      <w:ins w:id="231" w:author="周麟" w:date="2026-01-03T17:14:11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这意味着</w:t>
        </w:r>
      </w:ins>
      <w:ins w:id="232" w:author="周麟" w:date="2026-01-03T17:14:59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出现了</w:t>
        </w:r>
      </w:ins>
      <w:ins w:id="233" w:author="周麟" w:date="2026-01-03T17:15:00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技术</w:t>
        </w:r>
      </w:ins>
      <w:ins w:id="234" w:author="周麟" w:date="2026-01-03T17:15:02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停滞</w:t>
        </w:r>
      </w:ins>
      <w:ins w:id="235" w:author="周麟" w:date="2026-01-03T17:15:03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型的</w:t>
        </w:r>
      </w:ins>
      <w:ins w:id="236" w:author="周麟" w:date="2026-01-03T17:15:04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制造业</w:t>
        </w:r>
      </w:ins>
      <w:ins w:id="237" w:author="周麟" w:date="2026-01-03T17:15:07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人口比重下降，</w:t>
        </w:r>
      </w:ins>
      <w:ins w:id="238" w:author="周麟" w:date="2026-01-03T17:15:09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即</w:t>
        </w:r>
      </w:ins>
      <w:ins w:id="239" w:author="周麟" w:date="2026-01-03T17:15:12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西方</w:t>
        </w:r>
      </w:ins>
      <w:ins w:id="240" w:author="周麟" w:date="2026-01-03T17:15:14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发达国家</w:t>
        </w:r>
      </w:ins>
      <w:ins w:id="241" w:author="周麟" w:date="2026-01-03T17:15:15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普遍</w:t>
        </w:r>
      </w:ins>
      <w:ins w:id="242" w:author="周麟" w:date="2026-01-03T17:15:16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出现的</w:t>
        </w:r>
      </w:ins>
      <w:ins w:id="243" w:author="周麟" w:date="2026-01-03T17:15:17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过度</w:t>
        </w:r>
      </w:ins>
      <w:ins w:id="244" w:author="周麟" w:date="2026-01-03T17:15:20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去工业化</w:t>
        </w:r>
      </w:ins>
      <w:ins w:id="245" w:author="周麟" w:date="2026-01-03T17:14:29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，</w:t>
        </w:r>
      </w:ins>
      <w:ins w:id="246" w:author="周麟" w:date="2026-01-03T17:14:34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且</w:t>
        </w:r>
      </w:ins>
      <w:ins w:id="247" w:author="周麟" w:date="2026-01-03T17:14:36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这种趋势在</w:t>
        </w:r>
      </w:ins>
      <w:ins w:id="248" w:author="周麟" w:date="2026-01-03T17:14:38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202</w:t>
        </w:r>
      </w:ins>
      <w:ins w:id="249" w:author="周麟" w:date="2026-01-03T17:14:39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0年</w:t>
        </w:r>
      </w:ins>
      <w:ins w:id="250" w:author="周麟" w:date="2026-01-03T17:14:41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以来</w:t>
        </w:r>
      </w:ins>
      <w:ins w:id="251" w:author="周麟" w:date="2026-01-03T17:14:42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仍然</w:t>
        </w:r>
      </w:ins>
      <w:ins w:id="252" w:author="周麟" w:date="2026-01-03T17:14:43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延续</w:t>
        </w:r>
      </w:ins>
      <w:ins w:id="253" w:author="周麟" w:date="2026-01-03T17:33:19Z">
        <w:r>
          <w:rPr>
            <w:rStyle w:val="7"/>
            <w:rFonts w:hint="eastAsia" w:ascii="仿宋" w:hAnsi="仿宋" w:eastAsia="仿宋" w:cs="仿宋"/>
            <w:sz w:val="30"/>
            <w:szCs w:val="30"/>
            <w:lang w:val="en-US" w:eastAsia="zh-CN"/>
          </w:rPr>
          <w:footnoteReference w:id="4"/>
        </w:r>
      </w:ins>
      <w:del w:id="254" w:author="周麟" w:date="2026-01-03T17:14:48Z">
        <w:r>
          <w:rPr>
            <w:rFonts w:hint="eastAsia" w:ascii="仿宋" w:hAnsi="仿宋" w:eastAsia="仿宋" w:cs="仿宋"/>
            <w:sz w:val="30"/>
            <w:szCs w:val="30"/>
          </w:rPr>
          <w:delText>制造业</w:delText>
        </w:r>
      </w:del>
      <w:del w:id="255" w:author="周麟" w:date="2026-01-03T17:14:47Z">
        <w:r>
          <w:rPr>
            <w:rFonts w:hint="eastAsia" w:ascii="仿宋" w:hAnsi="仿宋" w:eastAsia="仿宋" w:cs="仿宋"/>
            <w:sz w:val="30"/>
            <w:szCs w:val="30"/>
          </w:rPr>
          <w:delText>人口和高技能人才占比在“七普”基</w:delText>
        </w:r>
      </w:del>
      <w:del w:id="256" w:author="周麟" w:date="2026-01-03T17:14:46Z">
        <w:r>
          <w:rPr>
            <w:rFonts w:hint="eastAsia" w:ascii="仿宋" w:hAnsi="仿宋" w:eastAsia="仿宋" w:cs="仿宋"/>
            <w:sz w:val="30"/>
            <w:szCs w:val="30"/>
          </w:rPr>
          <w:delText>础上继续下降，存在“过度去工业化”风</w:delText>
        </w:r>
      </w:del>
      <w:del w:id="257" w:author="周麟" w:date="2026-01-03T17:14:45Z">
        <w:r>
          <w:rPr>
            <w:rFonts w:hint="eastAsia" w:ascii="仿宋" w:hAnsi="仿宋" w:eastAsia="仿宋" w:cs="仿宋"/>
            <w:sz w:val="30"/>
            <w:szCs w:val="30"/>
          </w:rPr>
          <w:delText>险</w:delText>
        </w:r>
      </w:del>
      <w:ins w:id="258" w:author="周麟" w:date="2026-01-03T16:56:48Z">
        <w:r>
          <w:rPr>
            <w:rFonts w:hint="eastAsia" w:ascii="仿宋" w:hAnsi="仿宋" w:eastAsia="仿宋" w:cs="仿宋"/>
            <w:sz w:val="30"/>
            <w:szCs w:val="30"/>
            <w:lang w:eastAsia="zh-CN"/>
          </w:rPr>
          <w:t>。</w:t>
        </w:r>
      </w:ins>
      <w:ins w:id="259" w:author="周麟" w:date="2026-01-03T17:14:51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同时</w:t>
        </w:r>
      </w:ins>
      <w:ins w:id="260" w:author="周麟" w:date="2026-01-03T17:14:52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，</w:t>
        </w:r>
      </w:ins>
      <w:ins w:id="261" w:author="周麟" w:date="2026-01-03T16:56:52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据</w:t>
        </w:r>
      </w:ins>
      <w:ins w:id="262" w:author="周麟" w:date="2026-01-03T16:56:54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天津</w:t>
        </w:r>
      </w:ins>
      <w:ins w:id="263" w:author="周麟" w:date="2026-01-03T16:56:44Z">
        <w:r>
          <w:rPr>
            <w:rFonts w:hint="eastAsia" w:ascii="仿宋" w:hAnsi="仿宋" w:eastAsia="仿宋" w:cs="仿宋"/>
            <w:kern w:val="2"/>
            <w:sz w:val="30"/>
            <w:szCs w:val="30"/>
            <w:lang w:val="en-US" w:eastAsia="zh-CN" w:bidi="ar"/>
            <w:rPrChange w:id="264" w:author="周麟" w:date="2026-01-03T16:57:04Z"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rPrChange>
          </w:rPr>
          <w:t>市统计局社情民意调查中心</w:t>
        </w:r>
      </w:ins>
      <w:ins w:id="265" w:author="周麟" w:date="2026-01-03T16:56:56Z">
        <w:r>
          <w:rPr>
            <w:rFonts w:hint="eastAsia" w:ascii="仿宋" w:hAnsi="仿宋" w:eastAsia="仿宋" w:cs="仿宋"/>
            <w:kern w:val="2"/>
            <w:sz w:val="30"/>
            <w:szCs w:val="30"/>
            <w:lang w:val="en-US" w:eastAsia="zh-CN" w:bidi="ar"/>
            <w:rPrChange w:id="266" w:author="周麟" w:date="2026-01-03T16:57:04Z"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rPrChange>
          </w:rPr>
          <w:t>调查</w:t>
        </w:r>
      </w:ins>
      <w:ins w:id="267" w:author="周麟" w:date="2026-01-03T16:56:57Z">
        <w:r>
          <w:rPr>
            <w:rFonts w:hint="eastAsia" w:ascii="仿宋" w:hAnsi="仿宋" w:eastAsia="仿宋" w:cs="仿宋"/>
            <w:kern w:val="2"/>
            <w:sz w:val="30"/>
            <w:szCs w:val="30"/>
            <w:lang w:val="en-US" w:eastAsia="zh-CN" w:bidi="ar"/>
            <w:rPrChange w:id="268" w:author="周麟" w:date="2026-01-03T16:57:04Z"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rPrChange>
          </w:rPr>
          <w:t>统计，</w:t>
        </w:r>
      </w:ins>
      <w:ins w:id="269" w:author="周麟" w:date="2026-01-03T16:55:07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天大、</w:t>
        </w:r>
      </w:ins>
      <w:ins w:id="270" w:author="周麟" w:date="2026-01-03T16:55:08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南开</w:t>
        </w:r>
      </w:ins>
      <w:ins w:id="271" w:author="周麟" w:date="2026-01-03T16:55:11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毕业生</w:t>
        </w:r>
      </w:ins>
      <w:ins w:id="272" w:author="周麟" w:date="2026-01-03T16:56:09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在</w:t>
        </w:r>
      </w:ins>
      <w:ins w:id="273" w:author="周麟" w:date="2026-01-03T16:57:09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202</w:t>
        </w:r>
      </w:ins>
      <w:ins w:id="274" w:author="周麟" w:date="2026-01-03T16:57:12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4、</w:t>
        </w:r>
      </w:ins>
      <w:ins w:id="275" w:author="周麟" w:date="2026-01-03T16:56:10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202</w:t>
        </w:r>
      </w:ins>
      <w:ins w:id="276" w:author="周麟" w:date="2026-01-03T16:56:11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5年</w:t>
        </w:r>
      </w:ins>
      <w:ins w:id="277" w:author="周麟" w:date="2026-01-03T16:55:38Z">
        <w:r>
          <w:rPr>
            <w:rFonts w:hint="eastAsia" w:ascii="仿宋" w:hAnsi="仿宋" w:eastAsia="仿宋" w:cs="仿宋"/>
            <w:kern w:val="2"/>
            <w:sz w:val="30"/>
            <w:szCs w:val="30"/>
            <w:lang w:val="en-US" w:eastAsia="zh-CN" w:bidi="ar"/>
            <w:rPrChange w:id="278" w:author="周麟" w:date="2026-01-03T16:57:04Z"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rPrChange>
          </w:rPr>
          <w:t>首选留津就业的比例</w:t>
        </w:r>
      </w:ins>
      <w:ins w:id="279" w:author="周麟" w:date="2026-01-03T16:55:59Z">
        <w:r>
          <w:rPr>
            <w:rFonts w:hint="eastAsia" w:ascii="仿宋" w:hAnsi="仿宋" w:eastAsia="仿宋" w:cs="仿宋"/>
            <w:kern w:val="2"/>
            <w:sz w:val="30"/>
            <w:szCs w:val="30"/>
            <w:lang w:val="en-US" w:eastAsia="zh-CN" w:bidi="ar"/>
          </w:rPr>
          <w:t>仅为</w:t>
        </w:r>
      </w:ins>
      <w:ins w:id="280" w:author="周麟" w:date="2026-01-03T16:57:29Z">
        <w:r>
          <w:rPr>
            <w:rFonts w:hint="eastAsia" w:ascii="仿宋" w:hAnsi="仿宋" w:eastAsia="仿宋" w:cs="仿宋"/>
            <w:kern w:val="2"/>
            <w:sz w:val="30"/>
            <w:szCs w:val="30"/>
            <w:lang w:val="en-US" w:eastAsia="zh-CN" w:bidi="ar"/>
          </w:rPr>
          <w:t>31.5</w:t>
        </w:r>
      </w:ins>
      <w:ins w:id="281" w:author="周麟" w:date="2026-01-03T16:57:30Z">
        <w:r>
          <w:rPr>
            <w:rFonts w:hint="eastAsia" w:ascii="仿宋" w:hAnsi="仿宋" w:eastAsia="仿宋" w:cs="仿宋"/>
            <w:kern w:val="2"/>
            <w:sz w:val="30"/>
            <w:szCs w:val="30"/>
            <w:lang w:val="en-US" w:eastAsia="zh-CN" w:bidi="ar"/>
          </w:rPr>
          <w:t>、</w:t>
        </w:r>
      </w:ins>
      <w:ins w:id="282" w:author="周麟" w:date="2026-01-03T16:55:38Z">
        <w:r>
          <w:rPr>
            <w:rFonts w:hint="eastAsia" w:ascii="仿宋" w:hAnsi="仿宋" w:eastAsia="仿宋" w:cs="仿宋"/>
            <w:kern w:val="2"/>
            <w:sz w:val="30"/>
            <w:szCs w:val="30"/>
            <w:lang w:val="en-US" w:eastAsia="zh-CN" w:bidi="ar"/>
            <w:rPrChange w:id="283" w:author="周麟" w:date="2026-01-03T16:57:04Z"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rPrChange>
          </w:rPr>
          <w:t>33.2%</w:t>
        </w:r>
      </w:ins>
      <w:ins w:id="284" w:author="周麟" w:date="2026-01-03T17:19:52Z">
        <w:r>
          <w:rPr>
            <w:rFonts w:hint="eastAsia" w:ascii="仿宋" w:hAnsi="仿宋" w:eastAsia="仿宋" w:cs="仿宋"/>
            <w:kern w:val="2"/>
            <w:sz w:val="30"/>
            <w:szCs w:val="30"/>
            <w:lang w:val="en-US" w:eastAsia="zh-CN" w:bidi="ar"/>
          </w:rPr>
          <w:t>，</w:t>
        </w:r>
      </w:ins>
      <w:ins w:id="285" w:author="周麟" w:date="2026-01-03T17:19:53Z">
        <w:r>
          <w:rPr>
            <w:rFonts w:hint="eastAsia" w:ascii="仿宋" w:hAnsi="仿宋" w:eastAsia="仿宋" w:cs="仿宋"/>
            <w:kern w:val="2"/>
            <w:sz w:val="30"/>
            <w:szCs w:val="30"/>
            <w:lang w:val="en-US" w:eastAsia="zh-CN" w:bidi="ar"/>
          </w:rPr>
          <w:t>人才</w:t>
        </w:r>
      </w:ins>
      <w:ins w:id="286" w:author="周麟" w:date="2026-01-03T17:19:54Z">
        <w:r>
          <w:rPr>
            <w:rFonts w:hint="eastAsia" w:ascii="仿宋" w:hAnsi="仿宋" w:eastAsia="仿宋" w:cs="仿宋"/>
            <w:kern w:val="2"/>
            <w:sz w:val="30"/>
            <w:szCs w:val="30"/>
            <w:lang w:val="en-US" w:eastAsia="zh-CN" w:bidi="ar"/>
          </w:rPr>
          <w:t>接续</w:t>
        </w:r>
      </w:ins>
      <w:ins w:id="287" w:author="周麟" w:date="2026-01-03T17:19:55Z">
        <w:r>
          <w:rPr>
            <w:rFonts w:hint="eastAsia" w:ascii="仿宋" w:hAnsi="仿宋" w:eastAsia="仿宋" w:cs="仿宋"/>
            <w:kern w:val="2"/>
            <w:sz w:val="30"/>
            <w:szCs w:val="30"/>
            <w:lang w:val="en-US" w:eastAsia="zh-CN" w:bidi="ar"/>
          </w:rPr>
          <w:t>同样</w:t>
        </w:r>
      </w:ins>
      <w:ins w:id="288" w:author="周麟" w:date="2026-01-03T17:19:56Z">
        <w:r>
          <w:rPr>
            <w:rFonts w:hint="eastAsia" w:ascii="仿宋" w:hAnsi="仿宋" w:eastAsia="仿宋" w:cs="仿宋"/>
            <w:kern w:val="2"/>
            <w:sz w:val="30"/>
            <w:szCs w:val="30"/>
            <w:lang w:val="en-US" w:eastAsia="zh-CN" w:bidi="ar"/>
          </w:rPr>
          <w:t>是</w:t>
        </w:r>
      </w:ins>
      <w:ins w:id="289" w:author="周麟" w:date="2026-01-03T17:19:57Z">
        <w:r>
          <w:rPr>
            <w:rFonts w:hint="eastAsia" w:ascii="仿宋" w:hAnsi="仿宋" w:eastAsia="仿宋" w:cs="仿宋"/>
            <w:kern w:val="2"/>
            <w:sz w:val="30"/>
            <w:szCs w:val="30"/>
            <w:lang w:val="en-US" w:eastAsia="zh-CN" w:bidi="ar"/>
          </w:rPr>
          <w:t>当前</w:t>
        </w:r>
      </w:ins>
      <w:ins w:id="290" w:author="周麟" w:date="2026-01-03T17:20:01Z">
        <w:r>
          <w:rPr>
            <w:rFonts w:hint="eastAsia" w:ascii="仿宋" w:hAnsi="仿宋" w:eastAsia="仿宋" w:cs="仿宋"/>
            <w:kern w:val="2"/>
            <w:sz w:val="30"/>
            <w:szCs w:val="30"/>
            <w:lang w:val="en-US" w:eastAsia="zh-CN" w:bidi="ar"/>
          </w:rPr>
          <w:t>重点需要</w:t>
        </w:r>
      </w:ins>
      <w:ins w:id="291" w:author="周麟" w:date="2026-01-03T17:20:02Z">
        <w:r>
          <w:rPr>
            <w:rFonts w:hint="eastAsia" w:ascii="仿宋" w:hAnsi="仿宋" w:eastAsia="仿宋" w:cs="仿宋"/>
            <w:kern w:val="2"/>
            <w:sz w:val="30"/>
            <w:szCs w:val="30"/>
            <w:lang w:val="en-US" w:eastAsia="zh-CN" w:bidi="ar"/>
          </w:rPr>
          <w:t>解决的</w:t>
        </w:r>
      </w:ins>
      <w:ins w:id="292" w:author="周麟" w:date="2026-01-03T17:20:03Z">
        <w:r>
          <w:rPr>
            <w:rFonts w:hint="eastAsia" w:ascii="仿宋" w:hAnsi="仿宋" w:eastAsia="仿宋" w:cs="仿宋"/>
            <w:kern w:val="2"/>
            <w:sz w:val="30"/>
            <w:szCs w:val="30"/>
            <w:lang w:val="en-US" w:eastAsia="zh-CN" w:bidi="ar"/>
          </w:rPr>
          <w:t>问题</w:t>
        </w:r>
      </w:ins>
      <w:r>
        <w:rPr>
          <w:rFonts w:hint="eastAsia" w:ascii="仿宋" w:hAnsi="仿宋" w:eastAsia="仿宋" w:cs="仿宋"/>
          <w:sz w:val="30"/>
          <w:szCs w:val="30"/>
        </w:rPr>
        <w:t>。而</w:t>
      </w:r>
      <w:ins w:id="293" w:author="周麟" w:date="2026-01-03T17:20:08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反观</w:t>
        </w:r>
      </w:ins>
      <w:r>
        <w:rPr>
          <w:rFonts w:hint="eastAsia" w:ascii="仿宋" w:hAnsi="仿宋" w:eastAsia="仿宋" w:cs="仿宋"/>
          <w:sz w:val="30"/>
          <w:szCs w:val="30"/>
        </w:rPr>
        <w:t>长三角、珠三角城市</w:t>
      </w:r>
      <w:ins w:id="294" w:author="周麟" w:date="2026-01-03T17:20:10Z">
        <w:r>
          <w:rPr>
            <w:rFonts w:hint="eastAsia" w:ascii="仿宋" w:hAnsi="仿宋" w:eastAsia="仿宋" w:cs="仿宋"/>
            <w:sz w:val="30"/>
            <w:szCs w:val="30"/>
            <w:lang w:eastAsia="zh-CN"/>
          </w:rPr>
          <w:t>，</w:t>
        </w:r>
      </w:ins>
      <w:ins w:id="295" w:author="周麟" w:date="2026-01-03T17:20:12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其</w:t>
        </w:r>
      </w:ins>
      <w:del w:id="296" w:author="周麟" w:date="2026-01-03T17:20:10Z">
        <w:r>
          <w:rPr>
            <w:rFonts w:hint="eastAsia" w:ascii="仿宋" w:hAnsi="仿宋" w:eastAsia="仿宋" w:cs="仿宋"/>
            <w:sz w:val="30"/>
            <w:szCs w:val="30"/>
          </w:rPr>
          <w:delText>则</w:delText>
        </w:r>
      </w:del>
      <w:ins w:id="297" w:author="周麟" w:date="2026-01-03T16:50:43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整体</w:t>
        </w:r>
      </w:ins>
      <w:r>
        <w:rPr>
          <w:rFonts w:hint="eastAsia" w:ascii="仿宋" w:hAnsi="仿宋" w:eastAsia="仿宋" w:cs="仿宋"/>
          <w:sz w:val="30"/>
          <w:szCs w:val="30"/>
        </w:rPr>
        <w:t>呈现“制造业人口比重下降+高技能人才比重上升”的良性趋势</w:t>
      </w:r>
      <w:ins w:id="298" w:author="周麟" w:date="2026-01-03T16:59:06Z">
        <w:r>
          <w:rPr>
            <w:rFonts w:hint="eastAsia" w:ascii="仿宋" w:hAnsi="仿宋" w:eastAsia="仿宋" w:cs="仿宋"/>
            <w:sz w:val="30"/>
            <w:szCs w:val="30"/>
            <w:lang w:eastAsia="zh-CN"/>
          </w:rPr>
          <w:t>，</w:t>
        </w:r>
      </w:ins>
      <w:ins w:id="299" w:author="周麟" w:date="2026-01-03T16:59:15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上海</w:t>
        </w:r>
      </w:ins>
      <w:ins w:id="300" w:author="周麟" w:date="2026-01-03T16:59:16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、</w:t>
        </w:r>
      </w:ins>
      <w:ins w:id="301" w:author="周麟" w:date="2026-01-03T16:59:17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深圳、</w:t>
        </w:r>
      </w:ins>
      <w:ins w:id="302" w:author="周麟" w:date="2026-01-03T16:59:26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广州、</w:t>
        </w:r>
      </w:ins>
      <w:ins w:id="303" w:author="周麟" w:date="2026-01-03T16:59:35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苏州、</w:t>
        </w:r>
      </w:ins>
      <w:ins w:id="304" w:author="周麟" w:date="2026-01-03T16:59:27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合肥</w:t>
        </w:r>
      </w:ins>
      <w:ins w:id="305" w:author="周麟" w:date="2026-01-03T16:59:28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、</w:t>
        </w:r>
      </w:ins>
      <w:ins w:id="306" w:author="周麟" w:date="2026-01-03T16:59:29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杭州、</w:t>
        </w:r>
      </w:ins>
      <w:ins w:id="307" w:author="周麟" w:date="2026-01-03T16:59:30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宁波</w:t>
        </w:r>
      </w:ins>
      <w:ins w:id="308" w:author="周麟" w:date="2026-01-03T16:59:32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等</w:t>
        </w:r>
      </w:ins>
      <w:ins w:id="309" w:author="周麟" w:date="2026-01-03T16:59:38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诸多</w:t>
        </w:r>
      </w:ins>
      <w:ins w:id="310" w:author="周麟" w:date="2026-01-03T16:59:39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城市</w:t>
        </w:r>
      </w:ins>
      <w:ins w:id="311" w:author="周麟" w:date="2026-01-03T16:59:44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人口</w:t>
        </w:r>
      </w:ins>
      <w:ins w:id="312" w:author="周麟" w:date="2026-01-03T16:59:46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与</w:t>
        </w:r>
      </w:ins>
      <w:ins w:id="313" w:author="周麟" w:date="2026-01-03T16:59:48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高技能人才</w:t>
        </w:r>
      </w:ins>
      <w:ins w:id="314" w:author="周麟" w:date="2026-01-03T16:59:58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数量</w:t>
        </w:r>
      </w:ins>
      <w:ins w:id="315" w:author="周麟" w:date="2026-01-03T17:20:18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在</w:t>
        </w:r>
      </w:ins>
      <w:ins w:id="316" w:author="周麟" w:date="2026-01-03T17:20:21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近年来</w:t>
        </w:r>
      </w:ins>
      <w:ins w:id="317" w:author="周麟" w:date="2026-01-03T17:20:22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保持</w:t>
        </w:r>
      </w:ins>
      <w:ins w:id="318" w:author="周麟" w:date="2026-01-03T17:00:06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正增长</w:t>
        </w:r>
      </w:ins>
      <w:ins w:id="319" w:author="周麟" w:date="2026-01-03T17:33:44Z">
        <w:r>
          <w:rPr>
            <w:rStyle w:val="7"/>
            <w:rFonts w:hint="eastAsia" w:ascii="仿宋" w:hAnsi="仿宋" w:eastAsia="仿宋" w:cs="仿宋"/>
            <w:sz w:val="30"/>
            <w:szCs w:val="30"/>
            <w:lang w:val="en-US" w:eastAsia="zh-CN"/>
          </w:rPr>
          <w:footnoteReference w:id="5"/>
        </w:r>
      </w:ins>
      <w:r>
        <w:rPr>
          <w:rFonts w:hint="eastAsia" w:ascii="仿宋" w:hAnsi="仿宋" w:eastAsia="仿宋" w:cs="仿宋"/>
          <w:sz w:val="30"/>
          <w:szCs w:val="30"/>
        </w:rPr>
        <w:t>。</w:t>
      </w:r>
      <w:del w:id="320" w:author="周麟" w:date="2026-01-03T17:12:36Z">
        <w:r>
          <w:rPr>
            <w:rFonts w:hint="eastAsia" w:ascii="仿宋" w:hAnsi="仿宋" w:eastAsia="仿宋" w:cs="仿宋"/>
            <w:sz w:val="30"/>
            <w:szCs w:val="30"/>
          </w:rPr>
          <w:delText>河北方面，202</w:delText>
        </w:r>
      </w:del>
      <w:del w:id="321" w:author="周麟" w:date="2026-01-03T17:12:36Z">
        <w:r>
          <w:rPr>
            <w:rFonts w:hint="default" w:ascii="仿宋" w:hAnsi="仿宋" w:eastAsia="仿宋" w:cs="仿宋"/>
            <w:sz w:val="30"/>
            <w:szCs w:val="30"/>
            <w:lang w:val="en-US"/>
          </w:rPr>
          <w:delText>3</w:delText>
        </w:r>
      </w:del>
      <w:del w:id="322" w:author="周麟" w:date="2026-01-03T17:12:36Z">
        <w:r>
          <w:rPr>
            <w:rFonts w:hint="eastAsia" w:ascii="仿宋" w:hAnsi="仿宋" w:eastAsia="仿宋" w:cs="仿宋"/>
            <w:sz w:val="30"/>
            <w:szCs w:val="30"/>
          </w:rPr>
          <w:delText>年资源型原材料产业仍占规上工业主营业务收入的40%以上，营收超十亿的企业中近半数集中在钢铁、石化、建材、煤炭等传统产业，先进制造业发展基础薄弱，产业转型任务艰巨。</w:delText>
        </w:r>
      </w:del>
    </w:p>
    <w:p w14:paraId="5CE553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</w:p>
    <w:p w14:paraId="505513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b/>
          <w:bCs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二、深化京津冀协同创新共同体建设的对策建议</w:t>
      </w:r>
    </w:p>
    <w:p w14:paraId="5024FD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站在新的历史起点上，京津冀应进一步聚焦新质生产力驱动下的区域协同创新，从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建设京津雄石新质生产力走廊</w:t>
      </w:r>
      <w:r>
        <w:rPr>
          <w:rFonts w:hint="eastAsia" w:ascii="仿宋" w:hAnsi="仿宋" w:eastAsia="仿宋" w:cs="仿宋"/>
          <w:sz w:val="30"/>
          <w:szCs w:val="30"/>
        </w:rPr>
        <w:t>、</w:t>
      </w: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>建设</w:t>
      </w:r>
      <w:r>
        <w:rPr>
          <w:rFonts w:hint="eastAsia" w:ascii="仿宋" w:hAnsi="仿宋" w:eastAsia="仿宋" w:cs="仿宋"/>
          <w:b w:val="0"/>
          <w:bCs w:val="0"/>
          <w:sz w:val="30"/>
          <w:szCs w:val="30"/>
        </w:rPr>
        <w:t>智能化协同创新治理平台、</w:t>
      </w:r>
      <w:r>
        <w:rPr>
          <w:rFonts w:hint="eastAsia" w:ascii="仿宋" w:hAnsi="仿宋" w:eastAsia="仿宋" w:cs="仿宋"/>
          <w:sz w:val="30"/>
          <w:szCs w:val="30"/>
        </w:rPr>
        <w:t>以雄安新区为支点推进京津冀人才链协同三个方面着力，推动协同创新迈向更高水平。</w:t>
      </w:r>
    </w:p>
    <w:p w14:paraId="6B1FCB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2" w:firstLineChars="200"/>
        <w:textAlignment w:val="auto"/>
        <w:rPr>
          <w:rFonts w:hint="eastAsia" w:ascii="仿宋" w:hAnsi="仿宋" w:eastAsia="仿宋" w:cs="仿宋"/>
          <w:b/>
          <w:bCs/>
          <w:sz w:val="30"/>
          <w:szCs w:val="30"/>
        </w:rPr>
      </w:pPr>
      <w:r>
        <w:rPr>
          <w:rFonts w:hint="eastAsia" w:ascii="仿宋" w:hAnsi="仿宋" w:eastAsia="仿宋" w:cs="仿宋"/>
          <w:b/>
          <w:bCs/>
          <w:sz w:val="30"/>
          <w:szCs w:val="30"/>
        </w:rPr>
        <w:t>（1）以七大国家级</w:t>
      </w:r>
      <w:r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  <w:t>先进制造业</w:t>
      </w:r>
      <w:r>
        <w:rPr>
          <w:rFonts w:hint="eastAsia" w:ascii="仿宋" w:hAnsi="仿宋" w:eastAsia="仿宋" w:cs="仿宋"/>
          <w:b/>
          <w:bCs/>
          <w:sz w:val="30"/>
          <w:szCs w:val="30"/>
        </w:rPr>
        <w:t>集群为核心，加快建设京津雄石新质生产力走廊</w:t>
      </w:r>
    </w:p>
    <w:p w14:paraId="203C72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建议依托京津冀已有的七大国家级先进制造业集群，点轴联动优化协同创新布局。京津雄石走廊覆盖北京、天津、石家庄、保定、廊坊、雄安新区六地，是京津冀新质生产力发展的核心脊梁。</w:t>
      </w:r>
    </w:p>
    <w:p w14:paraId="0CDAA6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走廊建设应聚焦两个重点方向：一是围绕人工智能、生物医药、新能源和智能网联汽车等优势产业，依托国家实验室、国家技术创新中心等平台，构建“基础研究—技术研发—中试孵化—产业化”全链条创新生态。借鉴长三角成立“先进制造业集群联盟”的经验，推动京津冀集群间构建更紧密的产业链协作网络，力争在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“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十五五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”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时期构建</w:t>
      </w:r>
      <w:r>
        <w:rPr>
          <w:rFonts w:hint="eastAsia" w:ascii="仿宋" w:hAnsi="仿宋" w:eastAsia="仿宋" w:cs="仿宋"/>
          <w:sz w:val="30"/>
          <w:szCs w:val="30"/>
        </w:rPr>
        <w:t>2—3个具有全球竞争力的世界级先进制造业集群。同时，推动北京重大科技成果在走廊沿线落地转化，支持津冀配套建设中试基地、技术转移中心和专业化园区，形成“北京研发+津冀转化”的协同发展格局。二是全面提升雄安新区与北京城市副中心的创新能级。雄安新区应加快筹建燕赵国家实验室，争取更多国家战略科技力量布局；北京城市副中心应加快创建国家级高新区，强化与北三县、滨海新区的创新联动。两地应在人才政策上获得更多自主权，如高层次人才自主认定、职称评审权下放、设立高层次人才编制池等，打造区域创新新枢纽。</w:t>
      </w:r>
    </w:p>
    <w:p w14:paraId="0922D0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b/>
          <w:bCs/>
          <w:sz w:val="30"/>
          <w:szCs w:val="30"/>
        </w:rPr>
      </w:pPr>
      <w:r>
        <w:rPr>
          <w:rFonts w:hint="eastAsia" w:ascii="仿宋" w:hAnsi="仿宋" w:eastAsia="仿宋" w:cs="仿宋"/>
          <w:b/>
          <w:bCs/>
          <w:sz w:val="30"/>
          <w:szCs w:val="30"/>
        </w:rPr>
        <w:t>（2）以智能化协同创新治理平台建设支撑协同创新迈向新台阶</w:t>
      </w:r>
    </w:p>
    <w:p w14:paraId="727D8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当前京津冀协同创新仍面临较深的信息壁垒，导致产业链与创新链难以及时匹配。建议三地共建“京津冀智能协同创新治理平台”，实现人才、专利、技术、企业等创新要素数据的实时归集与智能分析，打造“产生即归集、归集即计算、计算即生效”的治理生态。平台应具备区域创新能力动态评估、创新资源智能匹配、协同风险预警等功能，推动创新要素在区域内自由流动、按需配置。</w:t>
      </w:r>
    </w:p>
    <w:p w14:paraId="5CD8B6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同时，应建立量质并重的区域创新评价体系，不仅监测发明专利授权量、研发投入强度等规模指标，还应开发高精尖创新指数、产业链韧性指数等质量指标，科学识别各地、各产业链的长短板，建立协同创新风险识别与预警机制，提升区域创新治理的科学性与前瞻性。</w:t>
      </w:r>
    </w:p>
    <w:p w14:paraId="7E0F27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b/>
          <w:bCs/>
          <w:sz w:val="30"/>
          <w:szCs w:val="30"/>
        </w:rPr>
      </w:pPr>
      <w:r>
        <w:rPr>
          <w:rFonts w:hint="eastAsia" w:ascii="仿宋" w:hAnsi="仿宋" w:eastAsia="仿宋" w:cs="仿宋"/>
          <w:b/>
          <w:bCs/>
          <w:sz w:val="30"/>
          <w:szCs w:val="30"/>
        </w:rPr>
        <w:t>（3）围绕先进制造业集群需求，以雄安新区为支点推进京津冀人才链协同</w:t>
      </w:r>
    </w:p>
    <w:p w14:paraId="556265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京津冀人才竞争优势相较长三角、珠三角有所弱化，</w:t>
      </w:r>
      <w:ins w:id="323" w:author="周麟" w:date="2026-01-03T17:20:55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特别是</w:t>
        </w:r>
      </w:ins>
      <w:ins w:id="324" w:author="周麟" w:date="2026-01-03T17:20:56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天津</w:t>
        </w:r>
      </w:ins>
      <w:ins w:id="325" w:author="周麟" w:date="2026-01-03T17:20:57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这一</w:t>
        </w:r>
      </w:ins>
      <w:ins w:id="326" w:author="周麟" w:date="2026-01-03T17:20:58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关键</w:t>
        </w:r>
      </w:ins>
      <w:ins w:id="327" w:author="周麟" w:date="2026-01-03T17:21:00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支点</w:t>
        </w:r>
      </w:ins>
      <w:ins w:id="328" w:author="周麟" w:date="2026-01-03T17:21:02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近年来</w:t>
        </w:r>
      </w:ins>
      <w:ins w:id="329" w:author="周麟" w:date="2026-01-03T17:21:06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出现</w:t>
        </w:r>
      </w:ins>
      <w:ins w:id="330" w:author="周麟" w:date="2026-01-03T17:21:12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问题</w:t>
        </w:r>
      </w:ins>
      <w:ins w:id="331" w:author="周麟" w:date="2026-01-03T17:21:14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。</w:t>
        </w:r>
      </w:ins>
      <w:ins w:id="332" w:author="周麟" w:date="2026-01-03T17:21:18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基于此</w:t>
        </w:r>
      </w:ins>
      <w:ins w:id="333" w:author="周麟" w:date="2026-01-03T17:21:19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，</w:t>
        </w:r>
      </w:ins>
      <w:r>
        <w:rPr>
          <w:rFonts w:hint="eastAsia" w:ascii="仿宋" w:hAnsi="仿宋" w:eastAsia="仿宋" w:cs="仿宋"/>
          <w:sz w:val="30"/>
          <w:szCs w:val="30"/>
        </w:rPr>
        <w:t>应抓住雄安新区建设契机，</w:t>
      </w:r>
      <w:ins w:id="334" w:author="周麟" w:date="2026-01-03T17:21:44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加速</w:t>
        </w:r>
      </w:ins>
      <w:ins w:id="335" w:author="周麟" w:date="2026-01-03T17:21:45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推进其</w:t>
        </w:r>
      </w:ins>
      <w:ins w:id="336" w:author="周麟" w:date="2026-01-03T17:21:46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发展</w:t>
        </w:r>
      </w:ins>
      <w:ins w:id="337" w:author="周麟" w:date="2026-01-03T17:21:48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为</w:t>
        </w:r>
      </w:ins>
      <w:ins w:id="338" w:author="周麟" w:date="2026-01-03T17:21:49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新的</w:t>
        </w:r>
      </w:ins>
      <w:ins w:id="339" w:author="周麟" w:date="2026-01-03T17:21:54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协同</w:t>
        </w:r>
      </w:ins>
      <w:ins w:id="340" w:author="周麟" w:date="2026-01-03T17:21:55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支点</w:t>
        </w:r>
      </w:ins>
      <w:ins w:id="341" w:author="周麟" w:date="2026-01-03T17:21:58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。</w:t>
        </w:r>
      </w:ins>
      <w:ins w:id="342" w:author="周麟" w:date="2026-01-03T17:24:25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一方面</w:t>
        </w:r>
      </w:ins>
      <w:ins w:id="343" w:author="周麟" w:date="2026-01-03T17:24:26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，</w:t>
        </w:r>
      </w:ins>
      <w:del w:id="344" w:author="周麟" w:date="2026-01-03T17:23:06Z">
        <w:r>
          <w:rPr>
            <w:rFonts w:hint="eastAsia" w:ascii="仿宋" w:hAnsi="仿宋" w:eastAsia="仿宋" w:cs="仿宋"/>
            <w:sz w:val="30"/>
            <w:szCs w:val="30"/>
          </w:rPr>
          <w:delText>并紧密围绕七大先进制造业集群的发展需求，推动区域人才链协同发展</w:delText>
        </w:r>
      </w:del>
      <w:del w:id="345" w:author="周麟" w:date="2026-01-03T17:23:07Z">
        <w:r>
          <w:rPr>
            <w:rFonts w:hint="eastAsia" w:ascii="仿宋" w:hAnsi="仿宋" w:eastAsia="仿宋" w:cs="仿宋"/>
            <w:sz w:val="30"/>
            <w:szCs w:val="30"/>
          </w:rPr>
          <w:delText>。</w:delText>
        </w:r>
      </w:del>
      <w:r>
        <w:rPr>
          <w:rFonts w:hint="eastAsia" w:ascii="仿宋" w:hAnsi="仿宋" w:eastAsia="仿宋" w:cs="仿宋"/>
          <w:sz w:val="30"/>
          <w:szCs w:val="30"/>
        </w:rPr>
        <w:t>建议赋予雄安新区更大的人才政策自主权，如自主开展高级职称认定、高层次人才项目评审，设立“编制池”专项支持急需紧缺人才，允许科技人才兼职兼薪、按劳取酬</w:t>
      </w:r>
      <w:ins w:id="346" w:author="周麟" w:date="2026-01-03T17:23:11Z">
        <w:r>
          <w:rPr>
            <w:rFonts w:hint="eastAsia" w:ascii="仿宋" w:hAnsi="仿宋" w:eastAsia="仿宋" w:cs="仿宋"/>
            <w:sz w:val="30"/>
            <w:szCs w:val="30"/>
            <w:lang w:eastAsia="zh-CN"/>
          </w:rPr>
          <w:t>。</w:t>
        </w:r>
      </w:ins>
      <w:ins w:id="347" w:author="周麟" w:date="2026-01-03T17:24:32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另一方面，</w:t>
        </w:r>
      </w:ins>
      <w:ins w:id="348" w:author="周麟" w:date="2026-01-03T17:24:35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应</w:t>
        </w:r>
      </w:ins>
      <w:ins w:id="349" w:author="周麟" w:date="2026-01-03T17:23:13Z">
        <w:r>
          <w:rPr>
            <w:rFonts w:hint="eastAsia" w:ascii="仿宋" w:hAnsi="仿宋" w:eastAsia="仿宋" w:cs="仿宋"/>
            <w:sz w:val="30"/>
            <w:szCs w:val="30"/>
            <w:rPrChange w:id="350" w:author="周麟" w:date="2026-01-03T17:23:20Z">
              <w:rPr>
                <w:rFonts w:hint="eastAsia" w:ascii="华文仿宋" w:hAnsi="华文仿宋" w:eastAsia="华文仿宋"/>
              </w:rPr>
            </w:rPrChange>
          </w:rPr>
          <w:t>全面增强不同疏解企业、高校、研究机构之间的产业创新关联性，构建与雄安新区产业和创新相匹配的产学研体系，探索产业创新生态“打包”承接。以更大力度吸引、支持更多的国家战略科技力量在新区落地生根，在适当时机建设具备独立法人资格的国家实验室，建设重大产业创新载体。实施公共技术服务平台梯队建设计划，培育一批适配新区产业创新发展的公共技术服务平台</w:t>
        </w:r>
      </w:ins>
      <w:ins w:id="351" w:author="周麟" w:date="2026-01-03T17:24:43Z">
        <w:r>
          <w:rPr>
            <w:rFonts w:hint="eastAsia" w:ascii="仿宋" w:hAnsi="仿宋" w:eastAsia="仿宋" w:cs="仿宋"/>
            <w:sz w:val="30"/>
            <w:szCs w:val="30"/>
            <w:lang w:eastAsia="zh-CN"/>
          </w:rPr>
          <w:t>，</w:t>
        </w:r>
      </w:ins>
      <w:ins w:id="352" w:author="周麟" w:date="2026-01-03T17:25:09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尽快</w:t>
        </w:r>
      </w:ins>
      <w:ins w:id="353" w:author="周麟" w:date="2026-01-03T17:25:14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将</w:t>
        </w:r>
      </w:ins>
      <w:ins w:id="354" w:author="周麟" w:date="2026-01-03T17:25:15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雄安新区</w:t>
        </w:r>
      </w:ins>
      <w:ins w:id="355" w:author="周麟" w:date="2026-01-03T17:25:18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打造成为</w:t>
        </w:r>
      </w:ins>
      <w:ins w:id="356" w:author="周麟" w:date="2026-01-03T17:25:20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京津冀</w:t>
        </w:r>
      </w:ins>
      <w:ins w:id="357" w:author="周麟" w:date="2026-01-03T17:25:24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新的</w:t>
        </w:r>
      </w:ins>
      <w:ins w:id="358" w:author="周麟" w:date="2026-01-03T17:25:26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人才高地</w:t>
        </w:r>
      </w:ins>
      <w:ins w:id="359" w:author="周麟" w:date="2026-01-03T17:25:27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。</w:t>
        </w:r>
      </w:ins>
      <w:del w:id="360" w:author="周麟" w:date="2026-01-03T17:23:10Z">
        <w:r>
          <w:rPr>
            <w:rFonts w:hint="eastAsia" w:ascii="仿宋" w:hAnsi="仿宋" w:eastAsia="仿宋" w:cs="仿宋"/>
            <w:sz w:val="30"/>
            <w:szCs w:val="30"/>
          </w:rPr>
          <w:delText>。</w:delText>
        </w:r>
      </w:del>
    </w:p>
    <w:p w14:paraId="00B2F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  <w:lang w:eastAsia="zh-CN"/>
        </w:rPr>
      </w:pPr>
      <w:del w:id="361" w:author="周麟" w:date="2026-01-03T17:23:52Z">
        <w:r>
          <w:rPr>
            <w:rFonts w:hint="default" w:ascii="仿宋" w:hAnsi="仿宋" w:eastAsia="仿宋" w:cs="仿宋"/>
            <w:sz w:val="30"/>
            <w:szCs w:val="30"/>
            <w:lang w:val="en-US"/>
          </w:rPr>
          <w:delText>同时</w:delText>
        </w:r>
      </w:del>
      <w:ins w:id="362" w:author="周麟" w:date="2026-01-03T17:23:52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在</w:t>
        </w:r>
      </w:ins>
      <w:ins w:id="363" w:author="周麟" w:date="2026-01-03T17:24:00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更大范围</w:t>
        </w:r>
      </w:ins>
      <w:ins w:id="364" w:author="周麟" w:date="2026-01-03T17:24:03Z">
        <w:r>
          <w:rPr>
            <w:rFonts w:hint="eastAsia" w:ascii="仿宋" w:hAnsi="仿宋" w:eastAsia="仿宋" w:cs="仿宋"/>
            <w:sz w:val="30"/>
            <w:szCs w:val="30"/>
            <w:lang w:val="en-US" w:eastAsia="zh-CN"/>
          </w:rPr>
          <w:t>上</w:t>
        </w:r>
      </w:ins>
      <w:r>
        <w:rPr>
          <w:rFonts w:hint="eastAsia" w:ascii="仿宋" w:hAnsi="仿宋" w:eastAsia="仿宋" w:cs="仿宋"/>
          <w:sz w:val="30"/>
          <w:szCs w:val="30"/>
        </w:rPr>
        <w:t>，应推进京津冀人才互认机制建设，探索跨区域人才积分互认、职业技能等级互认、国际职业资格对接等制度，吸引更多国际领军人才和高技能人才落户。针对集群内重点企业，联合实施高技能人才共育计划，在</w:t>
      </w:r>
      <w:ins w:id="365" w:author="周麟" w:date="2026-01-03T17:25:55Z">
        <w:r>
          <w:rPr>
            <w:rFonts w:hint="eastAsia" w:ascii="仿宋" w:hAnsi="仿宋" w:eastAsia="仿宋" w:cs="仿宋"/>
            <w:sz w:val="30"/>
            <w:szCs w:val="30"/>
          </w:rPr>
          <w:t>京津雄石新质生产力</w:t>
        </w:r>
      </w:ins>
      <w:r>
        <w:rPr>
          <w:rFonts w:hint="eastAsia" w:ascii="仿宋" w:hAnsi="仿宋" w:eastAsia="仿宋" w:cs="仿宋"/>
          <w:sz w:val="30"/>
          <w:szCs w:val="30"/>
        </w:rPr>
        <w:t>走廊沿线联合建设一批高技能人才实训基地，推动形成“领军人才+高技能人才”双轮驱动的人才发展格局，盘活京津冀人才红利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。</w:t>
      </w:r>
    </w:p>
    <w:p w14:paraId="3BCCAA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  <w:lang w:eastAsia="zh-CN"/>
        </w:rPr>
      </w:pPr>
    </w:p>
    <w:p w14:paraId="6B29849D">
      <w:pPr>
        <w:rPr>
          <w:rFonts w:ascii="微软雅黑" w:hAnsi="微软雅黑" w:eastAsia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/>
          <w:b/>
          <w:bCs/>
          <w:sz w:val="28"/>
          <w:szCs w:val="28"/>
        </w:rPr>
        <w:t>作者信息：</w:t>
      </w:r>
    </w:p>
    <w:p w14:paraId="231AB85A">
      <w:pPr>
        <w:ind w:firstLine="560" w:firstLineChars="200"/>
        <w:rPr>
          <w:rFonts w:hint="default" w:ascii="仿宋" w:hAnsi="仿宋" w:eastAsia="仿宋"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Cs/>
          <w:sz w:val="28"/>
          <w:szCs w:val="28"/>
        </w:rPr>
        <w:t>周麟 中国人民大学</w:t>
      </w:r>
      <w:r>
        <w:rPr>
          <w:rFonts w:hint="eastAsia" w:ascii="仿宋" w:hAnsi="仿宋" w:eastAsia="仿宋"/>
          <w:bCs/>
          <w:sz w:val="28"/>
          <w:szCs w:val="28"/>
          <w:lang w:val="en-US" w:eastAsia="zh-CN"/>
        </w:rPr>
        <w:t>国家</w:t>
      </w:r>
      <w:r>
        <w:rPr>
          <w:rFonts w:hint="eastAsia" w:ascii="仿宋" w:hAnsi="仿宋" w:eastAsia="仿宋"/>
          <w:bCs/>
          <w:sz w:val="28"/>
          <w:szCs w:val="28"/>
        </w:rPr>
        <w:t>发展与战略研究院研究员</w:t>
      </w:r>
      <w:r>
        <w:rPr>
          <w:rFonts w:hint="eastAsia" w:ascii="仿宋" w:hAnsi="仿宋" w:eastAsia="仿宋"/>
          <w:bCs/>
          <w:sz w:val="28"/>
          <w:szCs w:val="28"/>
          <w:lang w:eastAsia="zh-CN"/>
        </w:rPr>
        <w:t>、</w:t>
      </w:r>
      <w:r>
        <w:rPr>
          <w:rFonts w:hint="eastAsia" w:ascii="仿宋" w:hAnsi="仿宋" w:eastAsia="仿宋"/>
          <w:bCs/>
          <w:sz w:val="28"/>
          <w:szCs w:val="28"/>
          <w:lang w:val="en-US" w:eastAsia="zh-CN"/>
        </w:rPr>
        <w:t>首都发展与战略研究院副院长</w:t>
      </w:r>
      <w:r>
        <w:rPr>
          <w:rFonts w:hint="eastAsia" w:ascii="仿宋" w:hAnsi="仿宋" w:eastAsia="仿宋"/>
          <w:bCs/>
          <w:sz w:val="28"/>
          <w:szCs w:val="28"/>
        </w:rPr>
        <w:t xml:space="preserve"> </w:t>
      </w:r>
      <w:r>
        <w:rPr>
          <w:rFonts w:hint="eastAsia" w:ascii="仿宋" w:hAnsi="仿宋" w:eastAsia="仿宋"/>
          <w:bCs/>
          <w:sz w:val="28"/>
          <w:szCs w:val="28"/>
          <w:lang w:val="en-US" w:eastAsia="zh-CN"/>
        </w:rPr>
        <w:t>联系方式：18910344909</w:t>
      </w:r>
    </w:p>
    <w:p w14:paraId="71D2EF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  <w:lang w:eastAsia="zh-CN"/>
        </w:rPr>
      </w:pPr>
    </w:p>
    <w:p w14:paraId="6544B6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30"/>
          <w:szCs w:val="3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12">
    <w:p>
      <w:r>
        <w:separator/>
      </w:r>
    </w:p>
  </w:footnote>
  <w:footnote w:type="continuationSeparator" w:id="13">
    <w:p>
      <w:r>
        <w:continuationSeparator/>
      </w:r>
    </w:p>
  </w:footnote>
  <w:footnote w:id="0">
    <w:p w14:paraId="2B3F2665">
      <w:pPr>
        <w:pStyle w:val="2"/>
        <w:snapToGrid w:val="0"/>
        <w:rPr>
          <w:rFonts w:hint="default" w:eastAsiaTheme="minorEastAsia"/>
          <w:lang w:val="en-US" w:eastAsia="zh-CN"/>
        </w:rPr>
      </w:pPr>
      <w:ins w:id="0" w:author="周麟" w:date="2026-01-03T17:30:33Z">
        <w:r>
          <w:rPr>
            <w:rStyle w:val="7"/>
          </w:rPr>
          <w:footnoteRef/>
        </w:r>
      </w:ins>
      <w:ins w:id="1" w:author="周麟" w:date="2026-01-03T17:30:33Z">
        <w:r>
          <w:rPr/>
          <w:t xml:space="preserve"> </w:t>
        </w:r>
      </w:ins>
      <w:ins w:id="2" w:author="周麟" w:date="2026-01-03T17:30:36Z">
        <w:r>
          <w:rPr>
            <w:rFonts w:hint="eastAsia"/>
            <w:lang w:val="en-US" w:eastAsia="zh-CN"/>
          </w:rPr>
          <w:t>根据</w:t>
        </w:r>
      </w:ins>
      <w:ins w:id="3" w:author="周麟" w:date="2026-01-03T17:30:39Z">
        <w:r>
          <w:rPr>
            <w:rFonts w:hint="eastAsia"/>
            <w:lang w:val="en-US" w:eastAsia="zh-CN"/>
          </w:rPr>
          <w:t>北京</w:t>
        </w:r>
      </w:ins>
      <w:ins w:id="4" w:author="周麟" w:date="2026-01-03T17:30:40Z">
        <w:r>
          <w:rPr>
            <w:rFonts w:hint="eastAsia"/>
            <w:lang w:val="en-US" w:eastAsia="zh-CN"/>
          </w:rPr>
          <w:t>、</w:t>
        </w:r>
      </w:ins>
      <w:ins w:id="5" w:author="周麟" w:date="2026-01-03T17:30:41Z">
        <w:r>
          <w:rPr>
            <w:rFonts w:hint="eastAsia"/>
            <w:lang w:val="en-US" w:eastAsia="zh-CN"/>
          </w:rPr>
          <w:t>天津、</w:t>
        </w:r>
      </w:ins>
      <w:ins w:id="6" w:author="周麟" w:date="2026-01-03T17:30:42Z">
        <w:r>
          <w:rPr>
            <w:rFonts w:hint="eastAsia"/>
            <w:lang w:val="en-US" w:eastAsia="zh-CN"/>
          </w:rPr>
          <w:t>河北</w:t>
        </w:r>
      </w:ins>
      <w:ins w:id="7" w:author="周麟" w:date="2026-01-03T17:30:43Z">
        <w:r>
          <w:rPr>
            <w:rFonts w:hint="eastAsia"/>
            <w:lang w:val="en-US" w:eastAsia="zh-CN"/>
          </w:rPr>
          <w:t>三地</w:t>
        </w:r>
      </w:ins>
      <w:ins w:id="8" w:author="周麟" w:date="2026-01-03T17:31:05Z">
        <w:r>
          <w:rPr>
            <w:rFonts w:hint="eastAsia"/>
            <w:lang w:val="en-US" w:eastAsia="zh-CN"/>
          </w:rPr>
          <w:t>政府</w:t>
        </w:r>
      </w:ins>
      <w:ins w:id="9" w:author="周麟" w:date="2026-01-03T17:31:06Z">
        <w:r>
          <w:rPr>
            <w:rFonts w:hint="eastAsia"/>
            <w:lang w:val="en-US" w:eastAsia="zh-CN"/>
          </w:rPr>
          <w:t>在</w:t>
        </w:r>
      </w:ins>
      <w:ins w:id="10" w:author="周麟" w:date="2026-01-03T17:30:44Z">
        <w:r>
          <w:rPr>
            <w:rFonts w:hint="eastAsia"/>
            <w:lang w:val="en-US" w:eastAsia="zh-CN"/>
          </w:rPr>
          <w:t>202</w:t>
        </w:r>
      </w:ins>
      <w:ins w:id="11" w:author="周麟" w:date="2026-01-03T17:30:46Z">
        <w:r>
          <w:rPr>
            <w:rFonts w:hint="eastAsia"/>
            <w:lang w:val="en-US" w:eastAsia="zh-CN"/>
          </w:rPr>
          <w:t>5年</w:t>
        </w:r>
      </w:ins>
      <w:ins w:id="12" w:author="周麟" w:date="2026-01-03T17:30:48Z">
        <w:r>
          <w:rPr>
            <w:rFonts w:hint="eastAsia"/>
            <w:lang w:val="en-US" w:eastAsia="zh-CN"/>
          </w:rPr>
          <w:t>召开的</w:t>
        </w:r>
      </w:ins>
      <w:ins w:id="13" w:author="周麟" w:date="2026-01-03T17:30:59Z">
        <w:r>
          <w:rPr>
            <w:rFonts w:hint="eastAsia"/>
            <w:lang w:val="en-US" w:eastAsia="zh-CN"/>
          </w:rPr>
          <w:t>知识</w:t>
        </w:r>
      </w:ins>
      <w:ins w:id="14" w:author="周麟" w:date="2026-01-03T17:31:01Z">
        <w:r>
          <w:rPr>
            <w:rFonts w:hint="eastAsia"/>
            <w:lang w:val="en-US" w:eastAsia="zh-CN"/>
          </w:rPr>
          <w:t>产权</w:t>
        </w:r>
      </w:ins>
      <w:ins w:id="15" w:author="周麟" w:date="2026-01-03T17:31:11Z">
        <w:r>
          <w:rPr>
            <w:rFonts w:hint="eastAsia"/>
            <w:lang w:val="en-US" w:eastAsia="zh-CN"/>
          </w:rPr>
          <w:t>新闻发布会</w:t>
        </w:r>
      </w:ins>
      <w:ins w:id="16" w:author="周麟" w:date="2026-01-03T17:31:18Z">
        <w:r>
          <w:rPr>
            <w:rFonts w:hint="eastAsia"/>
            <w:lang w:val="en-US" w:eastAsia="zh-CN"/>
          </w:rPr>
          <w:t>公布</w:t>
        </w:r>
      </w:ins>
      <w:ins w:id="17" w:author="周麟" w:date="2026-01-03T17:31:19Z">
        <w:r>
          <w:rPr>
            <w:rFonts w:hint="eastAsia"/>
            <w:lang w:val="en-US" w:eastAsia="zh-CN"/>
          </w:rPr>
          <w:t>数据测算</w:t>
        </w:r>
      </w:ins>
      <w:ins w:id="18" w:author="周麟" w:date="2026-01-03T17:31:22Z">
        <w:r>
          <w:rPr>
            <w:rFonts w:hint="eastAsia"/>
            <w:lang w:val="en-US" w:eastAsia="zh-CN"/>
          </w:rPr>
          <w:t>。</w:t>
        </w:r>
      </w:ins>
    </w:p>
  </w:footnote>
  <w:footnote w:id="1">
    <w:p w14:paraId="6D3E7237">
      <w:pPr>
        <w:pStyle w:val="2"/>
        <w:snapToGrid w:val="0"/>
        <w:rPr>
          <w:rFonts w:hint="default" w:eastAsiaTheme="minorEastAsia"/>
          <w:lang w:val="en-US" w:eastAsia="zh-CN"/>
        </w:rPr>
      </w:pPr>
      <w:ins w:id="19" w:author="周麟" w:date="2026-01-03T17:31:28Z">
        <w:r>
          <w:rPr>
            <w:rStyle w:val="7"/>
          </w:rPr>
          <w:footnoteRef/>
        </w:r>
      </w:ins>
      <w:ins w:id="20" w:author="周麟" w:date="2026-01-03T17:31:28Z">
        <w:r>
          <w:rPr/>
          <w:t xml:space="preserve"> </w:t>
        </w:r>
      </w:ins>
      <w:ins w:id="21" w:author="周麟" w:date="2026-01-03T17:31:31Z">
        <w:r>
          <w:rPr>
            <w:rFonts w:hint="eastAsia"/>
            <w:lang w:val="en-US" w:eastAsia="zh-CN"/>
          </w:rPr>
          <w:t>根据</w:t>
        </w:r>
      </w:ins>
      <w:ins w:id="22" w:author="周麟" w:date="2026-01-03T17:31:57Z">
        <w:r>
          <w:rPr>
            <w:rFonts w:hint="eastAsia"/>
            <w:lang w:val="en-US" w:eastAsia="zh-CN"/>
          </w:rPr>
          <w:t>2</w:t>
        </w:r>
      </w:ins>
      <w:ins w:id="23" w:author="周麟" w:date="2026-01-03T17:31:58Z">
        <w:r>
          <w:rPr>
            <w:rFonts w:hint="eastAsia"/>
            <w:lang w:val="en-US" w:eastAsia="zh-CN"/>
          </w:rPr>
          <w:t>024</w:t>
        </w:r>
      </w:ins>
      <w:ins w:id="24" w:author="周麟" w:date="2026-01-03T17:31:59Z">
        <w:r>
          <w:rPr>
            <w:rFonts w:hint="eastAsia"/>
            <w:lang w:val="en-US" w:eastAsia="zh-CN"/>
          </w:rPr>
          <w:t>年</w:t>
        </w:r>
      </w:ins>
      <w:ins w:id="25" w:author="周麟" w:date="2026-01-03T17:31:49Z">
        <w:r>
          <w:rPr>
            <w:rFonts w:hint="eastAsia"/>
            <w:lang w:val="en-US" w:eastAsia="zh-CN"/>
          </w:rPr>
          <w:t>各地市</w:t>
        </w:r>
      </w:ins>
      <w:ins w:id="26" w:author="周麟" w:date="2026-01-03T17:31:41Z">
        <w:r>
          <w:rPr>
            <w:rFonts w:hint="eastAsia"/>
            <w:lang w:val="en-US" w:eastAsia="zh-CN"/>
          </w:rPr>
          <w:t>发明专利</w:t>
        </w:r>
      </w:ins>
      <w:ins w:id="27" w:author="周麟" w:date="2026-01-03T17:31:44Z">
        <w:r>
          <w:rPr>
            <w:rFonts w:hint="eastAsia"/>
            <w:lang w:val="en-US" w:eastAsia="zh-CN"/>
          </w:rPr>
          <w:t>授权</w:t>
        </w:r>
      </w:ins>
      <w:ins w:id="28" w:author="周麟" w:date="2026-01-03T17:31:45Z">
        <w:r>
          <w:rPr>
            <w:rFonts w:hint="eastAsia"/>
            <w:lang w:val="en-US" w:eastAsia="zh-CN"/>
          </w:rPr>
          <w:t>公开</w:t>
        </w:r>
      </w:ins>
      <w:ins w:id="29" w:author="周麟" w:date="2026-01-03T17:31:46Z">
        <w:r>
          <w:rPr>
            <w:rFonts w:hint="eastAsia"/>
            <w:lang w:val="en-US" w:eastAsia="zh-CN"/>
          </w:rPr>
          <w:t>数据</w:t>
        </w:r>
      </w:ins>
      <w:ins w:id="30" w:author="周麟" w:date="2026-01-03T17:31:54Z">
        <w:r>
          <w:rPr>
            <w:rFonts w:hint="eastAsia"/>
            <w:lang w:val="en-US" w:eastAsia="zh-CN"/>
          </w:rPr>
          <w:t>测算。</w:t>
        </w:r>
      </w:ins>
    </w:p>
  </w:footnote>
  <w:footnote w:id="2">
    <w:p w14:paraId="2450C76C">
      <w:pPr>
        <w:pStyle w:val="2"/>
        <w:snapToGrid w:val="0"/>
        <w:rPr>
          <w:rFonts w:hint="default" w:eastAsiaTheme="minorEastAsia"/>
          <w:lang w:val="en-US" w:eastAsia="zh-CN"/>
        </w:rPr>
      </w:pPr>
      <w:ins w:id="31" w:author="周麟" w:date="2026-01-03T17:32:03Z">
        <w:r>
          <w:rPr>
            <w:rStyle w:val="7"/>
          </w:rPr>
          <w:footnoteRef/>
        </w:r>
      </w:ins>
      <w:ins w:id="32" w:author="周麟" w:date="2026-01-03T17:32:03Z">
        <w:r>
          <w:rPr/>
          <w:t xml:space="preserve"> </w:t>
        </w:r>
      </w:ins>
      <w:ins w:id="33" w:author="周麟" w:date="2026-01-03T17:32:05Z">
        <w:r>
          <w:rPr>
            <w:rFonts w:hint="eastAsia"/>
            <w:lang w:val="en-US" w:eastAsia="zh-CN"/>
          </w:rPr>
          <w:t>根据202</w:t>
        </w:r>
      </w:ins>
      <w:ins w:id="34" w:author="周麟" w:date="2026-01-03T17:32:07Z">
        <w:r>
          <w:rPr>
            <w:rFonts w:hint="eastAsia"/>
            <w:lang w:val="en-US" w:eastAsia="zh-CN"/>
          </w:rPr>
          <w:t>4</w:t>
        </w:r>
      </w:ins>
      <w:ins w:id="35" w:author="周麟" w:date="2026-01-03T17:32:08Z">
        <w:r>
          <w:rPr>
            <w:rFonts w:hint="eastAsia"/>
            <w:lang w:val="en-US" w:eastAsia="zh-CN"/>
          </w:rPr>
          <w:t>年</w:t>
        </w:r>
      </w:ins>
      <w:ins w:id="36" w:author="周麟" w:date="2026-01-03T17:32:09Z">
        <w:r>
          <w:rPr>
            <w:rFonts w:hint="eastAsia"/>
            <w:lang w:val="en-US" w:eastAsia="zh-CN"/>
          </w:rPr>
          <w:t>各地市</w:t>
        </w:r>
      </w:ins>
      <w:ins w:id="37" w:author="周麟" w:date="2026-01-03T17:32:11Z">
        <w:r>
          <w:rPr>
            <w:rFonts w:hint="eastAsia"/>
            <w:lang w:val="en-US" w:eastAsia="zh-CN"/>
          </w:rPr>
          <w:t>发明专利</w:t>
        </w:r>
      </w:ins>
      <w:ins w:id="38" w:author="周麟" w:date="2026-01-03T17:32:12Z">
        <w:r>
          <w:rPr>
            <w:rFonts w:hint="eastAsia"/>
            <w:lang w:val="en-US" w:eastAsia="zh-CN"/>
          </w:rPr>
          <w:t>授权</w:t>
        </w:r>
      </w:ins>
      <w:ins w:id="39" w:author="周麟" w:date="2026-01-03T17:32:13Z">
        <w:r>
          <w:rPr>
            <w:rFonts w:hint="eastAsia"/>
            <w:lang w:val="en-US" w:eastAsia="zh-CN"/>
          </w:rPr>
          <w:t>公开数据</w:t>
        </w:r>
      </w:ins>
      <w:ins w:id="40" w:author="周麟" w:date="2026-01-03T17:32:16Z">
        <w:r>
          <w:rPr>
            <w:rFonts w:hint="eastAsia"/>
            <w:lang w:val="en-US" w:eastAsia="zh-CN"/>
          </w:rPr>
          <w:t>测算。</w:t>
        </w:r>
      </w:ins>
    </w:p>
  </w:footnote>
  <w:footnote w:id="3">
    <w:p w14:paraId="33F474A9">
      <w:pPr>
        <w:pStyle w:val="2"/>
        <w:snapToGrid w:val="0"/>
        <w:rPr>
          <w:rFonts w:hint="default" w:eastAsiaTheme="minorEastAsia"/>
          <w:lang w:val="en-US" w:eastAsia="zh-CN"/>
        </w:rPr>
      </w:pPr>
      <w:ins w:id="41" w:author="周麟" w:date="2026-01-03T17:32:27Z">
        <w:r>
          <w:rPr>
            <w:rStyle w:val="7"/>
          </w:rPr>
          <w:footnoteRef/>
        </w:r>
      </w:ins>
      <w:ins w:id="42" w:author="周麟" w:date="2026-01-03T17:32:27Z">
        <w:r>
          <w:rPr/>
          <w:t xml:space="preserve"> </w:t>
        </w:r>
      </w:ins>
      <w:ins w:id="43" w:author="周麟" w:date="2026-01-03T17:32:28Z">
        <w:r>
          <w:rPr>
            <w:rFonts w:hint="eastAsia"/>
            <w:lang w:val="en-US" w:eastAsia="zh-CN"/>
          </w:rPr>
          <w:t>根据</w:t>
        </w:r>
      </w:ins>
      <w:ins w:id="44" w:author="周麟" w:date="2026-01-03T17:32:30Z">
        <w:r>
          <w:rPr>
            <w:rFonts w:hint="eastAsia"/>
            <w:lang w:val="en-US" w:eastAsia="zh-CN"/>
          </w:rPr>
          <w:t>河北省</w:t>
        </w:r>
      </w:ins>
      <w:ins w:id="45" w:author="周麟" w:date="2026-01-03T17:32:31Z">
        <w:r>
          <w:rPr>
            <w:rFonts w:hint="eastAsia"/>
            <w:lang w:val="en-US" w:eastAsia="zh-CN"/>
          </w:rPr>
          <w:t>社科院</w:t>
        </w:r>
      </w:ins>
      <w:ins w:id="46" w:author="周麟" w:date="2026-01-03T17:32:34Z">
        <w:r>
          <w:rPr>
            <w:rFonts w:hint="eastAsia"/>
            <w:lang w:val="en-US" w:eastAsia="zh-CN"/>
          </w:rPr>
          <w:t>提供</w:t>
        </w:r>
      </w:ins>
      <w:ins w:id="47" w:author="周麟" w:date="2026-01-03T17:32:35Z">
        <w:r>
          <w:rPr>
            <w:rFonts w:hint="eastAsia"/>
            <w:lang w:val="en-US" w:eastAsia="zh-CN"/>
          </w:rPr>
          <w:t>数据</w:t>
        </w:r>
      </w:ins>
      <w:ins w:id="48" w:author="周麟" w:date="2026-01-03T17:32:36Z">
        <w:r>
          <w:rPr>
            <w:rFonts w:hint="eastAsia"/>
            <w:lang w:val="en-US" w:eastAsia="zh-CN"/>
          </w:rPr>
          <w:t>进行</w:t>
        </w:r>
      </w:ins>
      <w:ins w:id="49" w:author="周麟" w:date="2026-01-03T17:32:37Z">
        <w:r>
          <w:rPr>
            <w:rFonts w:hint="eastAsia"/>
            <w:lang w:val="en-US" w:eastAsia="zh-CN"/>
          </w:rPr>
          <w:t>测算</w:t>
        </w:r>
      </w:ins>
      <w:ins w:id="50" w:author="周麟" w:date="2026-01-03T17:33:10Z">
        <w:r>
          <w:rPr>
            <w:rFonts w:hint="eastAsia"/>
            <w:lang w:val="en-US" w:eastAsia="zh-CN"/>
          </w:rPr>
          <w:t>。</w:t>
        </w:r>
      </w:ins>
    </w:p>
  </w:footnote>
  <w:footnote w:id="4">
    <w:p w14:paraId="156C7D46">
      <w:pPr>
        <w:pStyle w:val="2"/>
        <w:snapToGrid w:val="0"/>
        <w:rPr>
          <w:rFonts w:hint="default" w:eastAsiaTheme="minorEastAsia"/>
          <w:lang w:val="en-US" w:eastAsia="zh-CN"/>
        </w:rPr>
      </w:pPr>
      <w:ins w:id="51" w:author="周麟" w:date="2026-01-03T17:33:19Z">
        <w:r>
          <w:rPr>
            <w:rStyle w:val="7"/>
          </w:rPr>
          <w:footnoteRef/>
        </w:r>
      </w:ins>
      <w:ins w:id="52" w:author="周麟" w:date="2026-01-03T17:33:19Z">
        <w:r>
          <w:rPr/>
          <w:t xml:space="preserve"> </w:t>
        </w:r>
      </w:ins>
      <w:ins w:id="53" w:author="周麟" w:date="2026-01-03T17:33:22Z">
        <w:r>
          <w:rPr>
            <w:rFonts w:hint="eastAsia"/>
            <w:lang w:val="en-US" w:eastAsia="zh-CN"/>
          </w:rPr>
          <w:t>根据</w:t>
        </w:r>
      </w:ins>
      <w:ins w:id="54" w:author="周麟" w:date="2026-01-03T17:33:26Z">
        <w:r>
          <w:rPr>
            <w:rFonts w:hint="eastAsia"/>
            <w:lang w:val="en-US" w:eastAsia="zh-CN"/>
          </w:rPr>
          <w:t>全国</w:t>
        </w:r>
      </w:ins>
      <w:ins w:id="55" w:author="周麟" w:date="2026-01-03T17:33:28Z">
        <w:r>
          <w:rPr>
            <w:rFonts w:hint="eastAsia"/>
            <w:lang w:val="en-US" w:eastAsia="zh-CN"/>
          </w:rPr>
          <w:t>人口普查数据</w:t>
        </w:r>
      </w:ins>
      <w:ins w:id="56" w:author="周麟" w:date="2026-01-03T17:33:29Z">
        <w:r>
          <w:rPr>
            <w:rFonts w:hint="eastAsia"/>
            <w:lang w:val="en-US" w:eastAsia="zh-CN"/>
          </w:rPr>
          <w:t>、</w:t>
        </w:r>
      </w:ins>
      <w:ins w:id="57" w:author="周麟" w:date="2026-01-03T17:33:30Z">
        <w:r>
          <w:rPr>
            <w:rFonts w:hint="eastAsia"/>
            <w:lang w:val="en-US" w:eastAsia="zh-CN"/>
          </w:rPr>
          <w:t>全国</w:t>
        </w:r>
      </w:ins>
      <w:ins w:id="58" w:author="周麟" w:date="2026-01-03T17:33:32Z">
        <w:r>
          <w:rPr>
            <w:rFonts w:hint="eastAsia"/>
            <w:lang w:val="en-US" w:eastAsia="zh-CN"/>
          </w:rPr>
          <w:t>城市统计年鉴</w:t>
        </w:r>
      </w:ins>
      <w:ins w:id="59" w:author="周麟" w:date="2026-01-03T17:33:33Z">
        <w:r>
          <w:rPr>
            <w:rFonts w:hint="eastAsia"/>
            <w:lang w:val="en-US" w:eastAsia="zh-CN"/>
          </w:rPr>
          <w:t>进行</w:t>
        </w:r>
      </w:ins>
      <w:ins w:id="60" w:author="周麟" w:date="2026-01-03T17:33:34Z">
        <w:r>
          <w:rPr>
            <w:rFonts w:hint="eastAsia"/>
            <w:lang w:val="en-US" w:eastAsia="zh-CN"/>
          </w:rPr>
          <w:t>测算。</w:t>
        </w:r>
      </w:ins>
    </w:p>
  </w:footnote>
  <w:footnote w:id="5">
    <w:p w14:paraId="31765983">
      <w:pPr>
        <w:pStyle w:val="2"/>
        <w:snapToGrid w:val="0"/>
        <w:rPr>
          <w:rFonts w:hint="eastAsia" w:eastAsiaTheme="minorEastAsia"/>
          <w:lang w:val="en-US" w:eastAsia="zh-CN"/>
        </w:rPr>
      </w:pPr>
      <w:ins w:id="61" w:author="周麟" w:date="2026-01-03T17:33:44Z">
        <w:r>
          <w:rPr>
            <w:rStyle w:val="7"/>
          </w:rPr>
          <w:footnoteRef/>
        </w:r>
      </w:ins>
      <w:ins w:id="62" w:author="周麟" w:date="2026-01-03T17:33:44Z">
        <w:r>
          <w:rPr/>
          <w:t xml:space="preserve"> </w:t>
        </w:r>
      </w:ins>
      <w:ins w:id="63" w:author="周麟" w:date="2026-01-03T17:33:46Z">
        <w:r>
          <w:rPr>
            <w:rFonts w:hint="eastAsia"/>
            <w:lang w:val="en-US" w:eastAsia="zh-CN"/>
          </w:rPr>
          <w:t>同上</w:t>
        </w:r>
      </w:ins>
      <w:ins w:id="64" w:author="周麟" w:date="2026-01-03T17:33:48Z">
        <w:r>
          <w:rPr>
            <w:rFonts w:hint="eastAsia"/>
            <w:lang w:val="en-US" w:eastAsia="zh-CN"/>
          </w:rPr>
          <w:t>。</w:t>
        </w:r>
      </w:ins>
      <w:bookmarkStart w:id="1" w:name="_GoBack"/>
      <w:bookmarkEnd w:id="1"/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周麟">
    <w15:presenceInfo w15:providerId="WPS Office" w15:userId="336702716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12"/>
    <w:footnote w:id="1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Mjg2ZmMzNWJmN2E3NzhhZmY2OTgwOTYzZDI4YjIifQ=="/>
  </w:docVars>
  <w:rsids>
    <w:rsidRoot w:val="265D3956"/>
    <w:rsid w:val="089B4A41"/>
    <w:rsid w:val="15197B62"/>
    <w:rsid w:val="1C2B1E1C"/>
    <w:rsid w:val="23005E7D"/>
    <w:rsid w:val="265D3956"/>
    <w:rsid w:val="26604D2E"/>
    <w:rsid w:val="2B9003E8"/>
    <w:rsid w:val="32B1065A"/>
    <w:rsid w:val="3B3A5239"/>
    <w:rsid w:val="3C0146D2"/>
    <w:rsid w:val="4E125FF9"/>
    <w:rsid w:val="63132E41"/>
    <w:rsid w:val="717402AD"/>
    <w:rsid w:val="7A630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note text"/>
    <w:basedOn w:val="1"/>
    <w:uiPriority w:val="0"/>
    <w:pPr>
      <w:snapToGrid w:val="0"/>
      <w:jc w:val="left"/>
    </w:pPr>
    <w:rPr>
      <w:sz w:val="18"/>
    </w:r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otnote reference"/>
    <w:basedOn w:val="5"/>
    <w:uiPriority w:val="0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3561</Words>
  <Characters>3715</Characters>
  <Lines>0</Lines>
  <Paragraphs>0</Paragraphs>
  <TotalTime>7</TotalTime>
  <ScaleCrop>false</ScaleCrop>
  <LinksUpToDate>false</LinksUpToDate>
  <CharactersWithSpaces>3718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2025-11-17T12:24:00Z</dcterms:created>
  <dc:creator>周麟</dc:creator>
  <cp:lastModifiedBy>周麟</cp:lastModifiedBy>
  <dcterms:modified xsi:type="dcterms:W3CDTF">2026-01-03T09:33:50Z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F9BDC3C660DA4C3B80B59B035503918B_13</vt:lpwstr>
  </property>
  <property fmtid="{D5CDD505-2E9C-101B-9397-08002B2CF9AE}" pid="4" name="KSOTemplateDocerSaveRecord">
    <vt:lpwstr>eyJoZGlkIjoiMWJkZGU3YWQxNzRlN2UxMjAyMDBlYjhmM2RkZmRmY2QiLCJ1c2VySWQiOiI1NTE5MjUxNDcifQ==</vt:lpwstr>
  </property>
</Properties>
</file>